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rPr>
        <w:id w:val="1108464955"/>
        <w:docPartObj>
          <w:docPartGallery w:val="Cover Pages"/>
          <w:docPartUnique/>
        </w:docPartObj>
      </w:sdtPr>
      <w:sdtEndPr>
        <w:rPr>
          <w:rFonts w:ascii="Arial" w:eastAsia="Times New Roman" w:hAnsi="Arial" w:cs="Arial"/>
          <w:b w:val="0"/>
          <w:bCs w:val="0"/>
          <w:i/>
          <w:iCs/>
          <w:color w:val="000000" w:themeColor="text1"/>
          <w:sz w:val="48"/>
          <w:szCs w:val="48"/>
          <w:u w:val="wave"/>
          <w:lang w:val="en-IN" w:eastAsia="en-IN" w:bidi="te-IN"/>
        </w:rPr>
      </w:sdtEndPr>
      <w:sdtContent>
        <w:tbl>
          <w:tblPr>
            <w:tblpPr w:leftFromText="187" w:rightFromText="187" w:horzAnchor="margin" w:tblpYSpec="bottom"/>
            <w:tblW w:w="3000" w:type="pct"/>
            <w:tblLook w:val="04A0" w:firstRow="1" w:lastRow="0" w:firstColumn="1" w:lastColumn="0" w:noHBand="0" w:noVBand="1"/>
          </w:tblPr>
          <w:tblGrid>
            <w:gridCol w:w="5545"/>
          </w:tblGrid>
          <w:tr w:rsidR="00D452C8">
            <w:tc>
              <w:tcPr>
                <w:tcW w:w="5746" w:type="dxa"/>
              </w:tcPr>
              <w:p w:rsidR="00D452C8" w:rsidRDefault="00D452C8">
                <w:pPr>
                  <w:pStyle w:val="NoSpacing"/>
                  <w:rPr>
                    <w:b/>
                    <w:bCs/>
                  </w:rPr>
                </w:pPr>
              </w:p>
            </w:tc>
          </w:tr>
        </w:tbl>
        <w:p w:rsidR="00D452C8" w:rsidRDefault="00D452C8">
          <w:r>
            <w:rPr>
              <w:noProof/>
              <w:lang w:eastAsia="en-IN"/>
            </w:rPr>
            <mc:AlternateContent>
              <mc:Choice Requires="wpg">
                <w:drawing>
                  <wp:anchor distT="0" distB="0" distL="114300" distR="114300" simplePos="0" relativeHeight="251660288" behindDoc="0" locked="0" layoutInCell="0" allowOverlap="1" wp14:anchorId="763BA402" wp14:editId="690FCB46">
                    <wp:simplePos x="0" y="0"/>
                    <wp:positionH relativeFrom="page">
                      <wp:align>left</wp:align>
                    </wp:positionH>
                    <wp:positionV relativeFrom="page">
                      <wp:align>top</wp:align>
                    </wp:positionV>
                    <wp:extent cx="5650992" cy="4828032"/>
                    <wp:effectExtent l="0" t="0" r="44958" b="0"/>
                    <wp:wrapNone/>
                    <wp:docPr id="2"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4"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5"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tVFbsAAADaAAAADwAAAGRycy9kb3ducmV2LnhtbERPSwrCMBDdC94hjOBGNFVEtBpFBMGN&#10;gp8DDM30g82kNrHW2xtBcPl4/9WmNaVoqHaFZQXjUQSCOLG64EzB7bofzkE4j6yxtEwK3uRgs+52&#10;Vhhr++IzNRefiRDCLkYFufdVLKVLcjLoRrYiDlxqa4M+wDqTusZXCDelnETRTBosODTkWNEup+R+&#10;eZowI5XuMbhXp2NKi3PWnNJyOpBK9XvtdgnCU+v/4p/7oBVM4X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1y1UVuwAAANoAAAAPAAAAAAAAAAAAAAAAAKECAABk&#10;cnMvZG93bnJldi54bWxQSwUGAAAAAAQABAD5AAAAiQ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AgHcQA&#10;AADaAAAADwAAAGRycy9kb3ducmV2LnhtbESPT2vCQBTE7wW/w/KEXkrdtGiR1DWI0D/iybQHvT2y&#10;r0k0+zZkN3H77V1B8DjMzG+YRRZMIwbqXG1ZwcskAUFcWF1zqeD35+N5DsJ5ZI2NZVLwTw6y5ehh&#10;gam2Z97RkPtSRAi7FBVU3replK6oyKCb2JY4en+2M+ij7EqpOzxHuGnka5K8SYM1x4UKW1pXVJzy&#10;3iiYus/t5jDjr+mT7M1xuwvzYR+UehyH1TsIT8Hfw7f2t1Ywg+uVeAPk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wIB3EAAAA2gAAAA8AAAAAAAAAAAAAAAAAmAIAAGRycy9k&#10;b3ducmV2LnhtbFBLBQYAAAAABAAEAPUAAACJAwAAAAA=&#10;" fillcolor="#a7a7a7 [2132]" stroked="f">
                      <v:fill color2="#e0e0e0 [756]" focusposition=",1" focussize="" colors="0 #b6b6b6;.5 #d2d2d2;1 #e8e8e8" focus="100%" type="gradientRadial"/>
                    </v:oval>
                    <w10:wrap anchorx="page" anchory="page"/>
                  </v:group>
                </w:pict>
              </mc:Fallback>
            </mc:AlternateContent>
          </w:r>
          <w:r>
            <w:rPr>
              <w:noProof/>
              <w:lang w:eastAsia="en-IN"/>
            </w:rPr>
            <mc:AlternateContent>
              <mc:Choice Requires="wpg">
                <w:drawing>
                  <wp:anchor distT="0" distB="0" distL="114300" distR="114300" simplePos="0" relativeHeight="251659264" behindDoc="0" locked="0" layoutInCell="0" allowOverlap="1" wp14:anchorId="1DF621A9" wp14:editId="06761316">
                    <wp:simplePos x="0" y="0"/>
                    <mc:AlternateContent>
                      <mc:Choice Requires="wp14">
                        <wp:positionH relativeFrom="margin">
                          <wp14:pctPosHOffset>25000</wp14:pctPosHOffset>
                        </wp:positionH>
                      </mc:Choice>
                      <mc:Fallback>
                        <wp:positionH relativeFrom="page">
                          <wp:posOffset>2346960</wp:posOffset>
                        </wp:positionH>
                      </mc:Fallback>
                    </mc:AlternateContent>
                    <wp:positionV relativeFrom="page">
                      <wp:align>top</wp:align>
                    </wp:positionV>
                    <wp:extent cx="3648456" cy="2880360"/>
                    <wp:effectExtent l="0" t="0" r="85344" b="0"/>
                    <wp:wrapNone/>
                    <wp:docPr id="6"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7"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8"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nLYr4AAADaAAAADwAAAGRycy9kb3ducmV2LnhtbERPy4rCMBTdC/MP4Q64EU0VcbQ2lWFg&#10;wI2CdT7g0tw+sLnpNLHWvzeC4PJw3sluMI3oqXO1ZQXzWQSCOLe65lLB3/l3ugbhPLLGxjIpuJOD&#10;XfoxSjDW9sYn6jNfihDCLkYFlfdtLKXLKzLoZrYlDlxhO4M+wK6UusNbCDeNXETRShqsOTRU2NJP&#10;Rfklu5owo5Duf3Jpj4eCNqeyPxbNciKVGn8O31sQngb/Fr/ce63gC5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Gcti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z0Br4A&#10;AADaAAAADwAAAGRycy9kb3ducmV2LnhtbERPzYrCMBC+L/gOYQQviyYri0g1igjCCsJq9QGGZmyr&#10;zaQmUevbbw4LHj++//mys414kA+1Yw1fIwWCuHCm5lLD6bgZTkGEiGywcUwaXhRgueh9zDEz7skH&#10;euSxFCmEQ4YaqhjbTMpQVGQxjFxLnLiz8xZjgr6UxuMzhdtGjpWaSIs1p4YKW1pXVFzzu9WwOn5+&#10;02R/QHXpbop3fnuPv1utB/1uNQMRqYtv8b/7x2hIW9OVdAPk4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c9Aa+AAAA2gAAAA8AAAAAAAAAAAAAAAAAmAIAAGRycy9kb3ducmV2&#10;LnhtbFBLBQYAAAAABAAEAPUAAACDAwAAAAA=&#10;" fillcolor="#a7a7a7 [2132]" stroked="f">
                      <v:fill color2="#e0e0e0 [756]" rotate="t" focusposition=",1" focussize="" colors="0 #b6b6b6;.5 #d2d2d2;1 #e8e8e8" focus="100%" type="gradientRadial"/>
                    </v:oval>
                    <w10:wrap anchorx="margin" anchory="page"/>
                  </v:group>
                </w:pict>
              </mc:Fallback>
            </mc:AlternateContent>
          </w:r>
        </w:p>
        <w:p w:rsidR="00D452C8" w:rsidRDefault="00D452C8">
          <w:r>
            <w:rPr>
              <w:noProof/>
              <w:lang w:eastAsia="en-IN"/>
            </w:rPr>
            <mc:AlternateContent>
              <mc:Choice Requires="wpg">
                <w:drawing>
                  <wp:anchor distT="0" distB="0" distL="114300" distR="114300" simplePos="0" relativeHeight="251661312" behindDoc="0" locked="0" layoutInCell="1" allowOverlap="1" wp14:anchorId="7AC6D96D" wp14:editId="399031C5">
                    <wp:simplePos x="0" y="0"/>
                    <mc:AlternateContent>
                      <mc:Choice Requires="wp14">
                        <wp:positionH relativeFrom="margin">
                          <wp14:pctPosHOffset>63000</wp14:pctPosHOffset>
                        </wp:positionH>
                      </mc:Choice>
                      <mc:Fallback>
                        <wp:positionH relativeFrom="page">
                          <wp:posOffset>4525010</wp:posOffset>
                        </wp:positionH>
                      </mc:Fallback>
                    </mc:AlternateContent>
                    <wp:positionV relativeFrom="page">
                      <wp:align>bottom</wp:align>
                    </wp:positionV>
                    <wp:extent cx="3831336" cy="9208008"/>
                    <wp:effectExtent l="114300" t="0" r="0" b="0"/>
                    <wp:wrapNone/>
                    <wp:docPr id="16" name="Group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 o:spid="_x0000_s1026"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eea7a9 [1311]" stroked="f" strokeweight="2pt">
                      <v:fill color2="#eea7a9 [1311]" rotate="t" focusposition=".5,.5" focussize="" colors="0 #ffbec1;.5 #ffd6d7;1 #ffeaeb"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5545"/>
          </w:tblGrid>
          <w:tr w:rsidR="00D452C8">
            <w:tc>
              <w:tcPr>
                <w:tcW w:w="5746" w:type="dxa"/>
              </w:tcPr>
              <w:p w:rsidR="00D452C8" w:rsidRDefault="00D452C8" w:rsidP="00D452C8">
                <w:pPr>
                  <w:pStyle w:val="NoSpacing"/>
                  <w:rPr>
                    <w:rFonts w:asciiTheme="majorHAnsi" w:eastAsiaTheme="majorEastAsia" w:hAnsiTheme="majorHAnsi" w:cstheme="majorBidi"/>
                    <w:b/>
                    <w:bCs/>
                    <w:color w:val="5B5B5B" w:themeColor="accent1" w:themeShade="BF"/>
                    <w:sz w:val="48"/>
                    <w:szCs w:val="48"/>
                  </w:rPr>
                </w:pPr>
                <w:sdt>
                  <w:sdtPr>
                    <w:rPr>
                      <w:rFonts w:asciiTheme="majorHAnsi" w:eastAsiaTheme="majorEastAsia" w:hAnsiTheme="majorHAnsi" w:cstheme="majorBidi"/>
                      <w:b/>
                      <w:bCs/>
                      <w:color w:val="5B5B5B" w:themeColor="accent1" w:themeShade="BF"/>
                      <w:sz w:val="48"/>
                      <w:szCs w:val="48"/>
                    </w:rPr>
                    <w:alias w:val="Title"/>
                    <w:id w:val="703864190"/>
                    <w:placeholder>
                      <w:docPart w:val="1DDED1B6E5274079BF99F20846DB1175"/>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b/>
                        <w:bCs/>
                        <w:color w:val="5B5B5B" w:themeColor="accent1" w:themeShade="BF"/>
                        <w:sz w:val="48"/>
                        <w:szCs w:val="48"/>
                      </w:rPr>
                      <w:t>SMART HEALTH MONITORING</w:t>
                    </w:r>
                  </w:sdtContent>
                </w:sdt>
              </w:p>
            </w:tc>
          </w:tr>
          <w:tr w:rsidR="00D452C8">
            <w:sdt>
              <w:sdtPr>
                <w:rPr>
                  <w:color w:val="373727" w:themeColor="background2" w:themeShade="40"/>
                  <w:sz w:val="28"/>
                  <w:szCs w:val="28"/>
                </w:rPr>
                <w:alias w:val="Subtitle"/>
                <w:id w:val="703864195"/>
                <w:placeholder>
                  <w:docPart w:val="D9643BF6E4B142ED94D10F96E9F63685"/>
                </w:placeholder>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D452C8" w:rsidRDefault="00D452C8" w:rsidP="00D452C8">
                    <w:pPr>
                      <w:pStyle w:val="NoSpacing"/>
                      <w:rPr>
                        <w:color w:val="373727" w:themeColor="background2" w:themeShade="40"/>
                        <w:sz w:val="28"/>
                        <w:szCs w:val="28"/>
                      </w:rPr>
                    </w:pPr>
                    <w:r>
                      <w:rPr>
                        <w:color w:val="373727" w:themeColor="background2" w:themeShade="40"/>
                        <w:sz w:val="28"/>
                        <w:szCs w:val="28"/>
                      </w:rPr>
                      <w:t>~IOT</w:t>
                    </w:r>
                  </w:p>
                </w:tc>
              </w:sdtContent>
            </w:sdt>
          </w:tr>
          <w:tr w:rsidR="00D452C8">
            <w:tc>
              <w:tcPr>
                <w:tcW w:w="5746" w:type="dxa"/>
              </w:tcPr>
              <w:p w:rsidR="00D452C8" w:rsidRDefault="00D452C8">
                <w:pPr>
                  <w:pStyle w:val="NoSpacing"/>
                  <w:rPr>
                    <w:color w:val="373727" w:themeColor="background2" w:themeShade="40"/>
                    <w:sz w:val="28"/>
                    <w:szCs w:val="28"/>
                  </w:rPr>
                </w:pPr>
              </w:p>
            </w:tc>
          </w:tr>
          <w:tr w:rsidR="00D452C8">
            <w:sdt>
              <w:sdtPr>
                <w:alias w:val="Abstract"/>
                <w:id w:val="703864200"/>
                <w:placeholder>
                  <w:docPart w:val="47455B3A900142FA84EFC853865296F4"/>
                </w:placeholder>
                <w:dataBinding w:prefixMappings="xmlns:ns0='http://schemas.microsoft.com/office/2006/coverPageProps'" w:xpath="/ns0:CoverPageProperties[1]/ns0:Abstract[1]" w:storeItemID="{55AF091B-3C7A-41E3-B477-F2FDAA23CFDA}"/>
                <w:text/>
              </w:sdtPr>
              <w:sdtContent>
                <w:tc>
                  <w:tcPr>
                    <w:tcW w:w="5746" w:type="dxa"/>
                  </w:tcPr>
                  <w:p w:rsidR="00D452C8" w:rsidRDefault="00D452C8" w:rsidP="00D452C8">
                    <w:pPr>
                      <w:pStyle w:val="NoSpacing"/>
                    </w:pPr>
                    <w:r>
                      <w:t>Importance of using the IOT in day to day life</w:t>
                    </w:r>
                  </w:p>
                </w:tc>
              </w:sdtContent>
            </w:sdt>
          </w:tr>
          <w:tr w:rsidR="00D452C8">
            <w:tc>
              <w:tcPr>
                <w:tcW w:w="5746" w:type="dxa"/>
              </w:tcPr>
              <w:p w:rsidR="00D452C8" w:rsidRDefault="00D452C8">
                <w:pPr>
                  <w:pStyle w:val="NoSpacing"/>
                </w:pPr>
              </w:p>
            </w:tc>
          </w:tr>
          <w:tr w:rsidR="00D452C8">
            <w:sdt>
              <w:sdtPr>
                <w:rPr>
                  <w:b/>
                  <w:bCs/>
                </w:rPr>
                <w:alias w:val="Author"/>
                <w:id w:val="703864205"/>
                <w:placeholder>
                  <w:docPart w:val="EFE8C0B6A0CE4052B17222779666264F"/>
                </w:placeholder>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D452C8" w:rsidRDefault="00D452C8">
                    <w:pPr>
                      <w:pStyle w:val="NoSpacing"/>
                      <w:rPr>
                        <w:b/>
                        <w:bCs/>
                      </w:rPr>
                    </w:pPr>
                    <w:r>
                      <w:rPr>
                        <w:b/>
                        <w:bCs/>
                        <w:lang w:val="en-IN"/>
                      </w:rPr>
                      <w:t>BEGINNERS</w:t>
                    </w:r>
                  </w:p>
                </w:tc>
              </w:sdtContent>
            </w:sdt>
          </w:tr>
          <w:tr w:rsidR="00D452C8">
            <w:sdt>
              <w:sdtPr>
                <w:rPr>
                  <w:b/>
                  <w:bCs/>
                </w:rPr>
                <w:alias w:val="Date"/>
                <w:id w:val="703864210"/>
                <w:placeholder>
                  <w:docPart w:val="CC48414AA7CF462F91D2A95A40E65387"/>
                </w:placeholder>
                <w:dataBinding w:prefixMappings="xmlns:ns0='http://schemas.microsoft.com/office/2006/coverPageProps'" w:xpath="/ns0:CoverPageProperties[1]/ns0:PublishDate[1]" w:storeItemID="{55AF091B-3C7A-41E3-B477-F2FDAA23CFDA}"/>
                <w:date w:fullDate="2019-05-31T00:00:00Z">
                  <w:dateFormat w:val="M/d/yyyy"/>
                  <w:lid w:val="en-US"/>
                  <w:storeMappedDataAs w:val="dateTime"/>
                  <w:calendar w:val="gregorian"/>
                </w:date>
              </w:sdtPr>
              <w:sdtContent>
                <w:tc>
                  <w:tcPr>
                    <w:tcW w:w="5746" w:type="dxa"/>
                  </w:tcPr>
                  <w:p w:rsidR="00D452C8" w:rsidRDefault="00D452C8">
                    <w:pPr>
                      <w:pStyle w:val="NoSpacing"/>
                      <w:rPr>
                        <w:b/>
                        <w:bCs/>
                      </w:rPr>
                    </w:pPr>
                    <w:r>
                      <w:rPr>
                        <w:b/>
                        <w:bCs/>
                      </w:rPr>
                      <w:t>5/31/2019</w:t>
                    </w:r>
                  </w:p>
                </w:tc>
              </w:sdtContent>
            </w:sdt>
          </w:tr>
          <w:tr w:rsidR="00D452C8">
            <w:tc>
              <w:tcPr>
                <w:tcW w:w="5746" w:type="dxa"/>
              </w:tcPr>
              <w:p w:rsidR="00D452C8" w:rsidRDefault="00D452C8">
                <w:pPr>
                  <w:pStyle w:val="NoSpacing"/>
                  <w:rPr>
                    <w:b/>
                    <w:bCs/>
                  </w:rPr>
                </w:pPr>
              </w:p>
            </w:tc>
          </w:tr>
        </w:tbl>
        <w:p w:rsidR="00D452C8" w:rsidRDefault="00D452C8">
          <w:pPr>
            <w:rPr>
              <w:rFonts w:ascii="Arial" w:eastAsia="Times New Roman" w:hAnsi="Arial" w:cs="Arial"/>
              <w:i/>
              <w:iCs/>
              <w:color w:val="000000" w:themeColor="text1"/>
              <w:sz w:val="48"/>
              <w:szCs w:val="48"/>
              <w:u w:val="wave"/>
              <w:lang w:eastAsia="en-IN"/>
            </w:rPr>
          </w:pPr>
          <w:r>
            <w:rPr>
              <w:rFonts w:ascii="Arial" w:eastAsia="Times New Roman" w:hAnsi="Arial" w:cs="Arial"/>
              <w:i/>
              <w:iCs/>
              <w:color w:val="000000" w:themeColor="text1"/>
              <w:sz w:val="48"/>
              <w:szCs w:val="48"/>
              <w:u w:val="wave"/>
              <w:lang w:eastAsia="en-IN"/>
            </w:rPr>
            <w:br w:type="page"/>
          </w:r>
        </w:p>
      </w:sdtContent>
    </w:sdt>
    <w:p w:rsidR="00000000" w:rsidRPr="005D2970" w:rsidRDefault="00015CD1" w:rsidP="005D2970">
      <w:pPr>
        <w:shd w:val="clear" w:color="auto" w:fill="FFFFFF"/>
        <w:spacing w:after="150" w:line="240" w:lineRule="auto"/>
        <w:textAlignment w:val="baseline"/>
        <w:outlineLvl w:val="2"/>
        <w:rPr>
          <w:rFonts w:ascii="Algerian" w:eastAsia="Times New Roman" w:hAnsi="Algerian" w:cs="Arial"/>
          <w:i/>
          <w:iCs/>
          <w:color w:val="000000" w:themeColor="text1"/>
          <w:sz w:val="56"/>
          <w:szCs w:val="56"/>
          <w:u w:val="wave"/>
          <w:lang w:eastAsia="en-IN"/>
        </w:rPr>
      </w:pPr>
      <w:r w:rsidRPr="005D2970">
        <w:rPr>
          <w:rFonts w:ascii="Algerian" w:eastAsia="Times New Roman" w:hAnsi="Algerian" w:cs="Arial"/>
          <w:i/>
          <w:iCs/>
          <w:color w:val="000000" w:themeColor="text1"/>
          <w:sz w:val="56"/>
          <w:szCs w:val="56"/>
          <w:u w:val="wave"/>
          <w:lang w:eastAsia="en-IN"/>
        </w:rPr>
        <w:lastRenderedPageBreak/>
        <w:t>PURPOSE OF USING THIS DEVICE</w:t>
      </w:r>
    </w:p>
    <w:p w:rsidR="00D452C8" w:rsidRPr="005D2970" w:rsidRDefault="00D452C8" w:rsidP="00D452C8">
      <w:pPr>
        <w:shd w:val="clear" w:color="auto" w:fill="FFFFFF"/>
        <w:spacing w:after="150" w:line="240" w:lineRule="auto"/>
        <w:ind w:left="720"/>
        <w:textAlignment w:val="baseline"/>
        <w:outlineLvl w:val="2"/>
        <w:rPr>
          <w:rFonts w:ascii="Algerian" w:eastAsia="Times New Roman" w:hAnsi="Algerian" w:cs="Arial"/>
          <w:i/>
          <w:iCs/>
          <w:color w:val="000000" w:themeColor="text1"/>
          <w:sz w:val="40"/>
          <w:szCs w:val="40"/>
          <w:u w:val="wave"/>
          <w:lang w:eastAsia="en-IN"/>
        </w:rPr>
      </w:pPr>
    </w:p>
    <w:p w:rsidR="00000000" w:rsidRPr="005D2970" w:rsidRDefault="00015CD1" w:rsidP="00D452C8">
      <w:pPr>
        <w:numPr>
          <w:ilvl w:val="0"/>
          <w:numId w:val="2"/>
        </w:numPr>
        <w:shd w:val="clear" w:color="auto" w:fill="FFFFFF"/>
        <w:spacing w:after="150" w:line="240" w:lineRule="auto"/>
        <w:textAlignment w:val="baseline"/>
        <w:outlineLvl w:val="2"/>
        <w:rPr>
          <w:rFonts w:ascii="Arial" w:eastAsia="Times New Roman" w:hAnsi="Arial" w:cs="Arial"/>
          <w:i/>
          <w:iCs/>
          <w:color w:val="000000" w:themeColor="text1"/>
          <w:sz w:val="40"/>
          <w:szCs w:val="40"/>
          <w:u w:val="wave"/>
          <w:lang w:eastAsia="en-IN"/>
        </w:rPr>
      </w:pPr>
      <w:r w:rsidRPr="005D2970">
        <w:rPr>
          <w:rFonts w:ascii="Arial" w:eastAsia="Times New Roman" w:hAnsi="Arial" w:cs="Arial"/>
          <w:i/>
          <w:iCs/>
          <w:color w:val="000000" w:themeColor="text1"/>
          <w:sz w:val="40"/>
          <w:szCs w:val="40"/>
          <w:u w:val="wave"/>
          <w:lang w:eastAsia="en-IN"/>
        </w:rPr>
        <w:t xml:space="preserve">AFFORDABLE </w:t>
      </w:r>
    </w:p>
    <w:p w:rsidR="00000000" w:rsidRPr="005D2970" w:rsidRDefault="00015CD1" w:rsidP="00D452C8">
      <w:pPr>
        <w:numPr>
          <w:ilvl w:val="0"/>
          <w:numId w:val="2"/>
        </w:numPr>
        <w:shd w:val="clear" w:color="auto" w:fill="FFFFFF"/>
        <w:spacing w:after="150" w:line="240" w:lineRule="auto"/>
        <w:textAlignment w:val="baseline"/>
        <w:outlineLvl w:val="2"/>
        <w:rPr>
          <w:rFonts w:ascii="Arial" w:eastAsia="Times New Roman" w:hAnsi="Arial" w:cs="Arial"/>
          <w:i/>
          <w:iCs/>
          <w:color w:val="000000" w:themeColor="text1"/>
          <w:sz w:val="40"/>
          <w:szCs w:val="40"/>
          <w:u w:val="wave"/>
          <w:lang w:eastAsia="en-IN"/>
        </w:rPr>
      </w:pPr>
      <w:r w:rsidRPr="005D2970">
        <w:rPr>
          <w:rFonts w:ascii="Arial" w:eastAsia="Times New Roman" w:hAnsi="Arial" w:cs="Arial"/>
          <w:i/>
          <w:iCs/>
          <w:color w:val="000000" w:themeColor="text1"/>
          <w:sz w:val="40"/>
          <w:szCs w:val="40"/>
          <w:u w:val="wave"/>
          <w:lang w:eastAsia="en-IN"/>
        </w:rPr>
        <w:t>NO NEED OF CARETAKERS</w:t>
      </w:r>
    </w:p>
    <w:p w:rsidR="00000000" w:rsidRPr="005D2970" w:rsidRDefault="00015CD1" w:rsidP="00D452C8">
      <w:pPr>
        <w:numPr>
          <w:ilvl w:val="0"/>
          <w:numId w:val="2"/>
        </w:numPr>
        <w:shd w:val="clear" w:color="auto" w:fill="FFFFFF"/>
        <w:spacing w:after="150" w:line="240" w:lineRule="auto"/>
        <w:textAlignment w:val="baseline"/>
        <w:outlineLvl w:val="2"/>
        <w:rPr>
          <w:rFonts w:ascii="Arial" w:eastAsia="Times New Roman" w:hAnsi="Arial" w:cs="Arial"/>
          <w:i/>
          <w:iCs/>
          <w:color w:val="000000" w:themeColor="text1"/>
          <w:sz w:val="40"/>
          <w:szCs w:val="40"/>
          <w:u w:val="wave"/>
          <w:lang w:eastAsia="en-IN"/>
        </w:rPr>
      </w:pPr>
      <w:r w:rsidRPr="005D2970">
        <w:rPr>
          <w:rFonts w:ascii="Arial" w:eastAsia="Times New Roman" w:hAnsi="Arial" w:cs="Arial"/>
          <w:i/>
          <w:iCs/>
          <w:color w:val="000000" w:themeColor="text1"/>
          <w:sz w:val="40"/>
          <w:szCs w:val="40"/>
          <w:u w:val="wave"/>
          <w:lang w:eastAsia="en-IN"/>
        </w:rPr>
        <w:t>EASE OF APPLICATION</w:t>
      </w:r>
    </w:p>
    <w:p w:rsidR="00000000" w:rsidRPr="005D2970" w:rsidRDefault="00015CD1" w:rsidP="00D452C8">
      <w:pPr>
        <w:numPr>
          <w:ilvl w:val="0"/>
          <w:numId w:val="2"/>
        </w:numPr>
        <w:shd w:val="clear" w:color="auto" w:fill="FFFFFF"/>
        <w:spacing w:after="150" w:line="240" w:lineRule="auto"/>
        <w:textAlignment w:val="baseline"/>
        <w:outlineLvl w:val="2"/>
        <w:rPr>
          <w:rFonts w:ascii="Arial" w:eastAsia="Times New Roman" w:hAnsi="Arial" w:cs="Arial"/>
          <w:i/>
          <w:iCs/>
          <w:color w:val="000000" w:themeColor="text1"/>
          <w:sz w:val="40"/>
          <w:szCs w:val="40"/>
          <w:u w:val="wave"/>
          <w:lang w:eastAsia="en-IN"/>
        </w:rPr>
      </w:pPr>
      <w:r w:rsidRPr="005D2970">
        <w:rPr>
          <w:rFonts w:ascii="Arial" w:eastAsia="Times New Roman" w:hAnsi="Arial" w:cs="Arial"/>
          <w:i/>
          <w:iCs/>
          <w:color w:val="000000" w:themeColor="text1"/>
          <w:sz w:val="40"/>
          <w:szCs w:val="40"/>
          <w:u w:val="wave"/>
          <w:lang w:eastAsia="en-IN"/>
        </w:rPr>
        <w:t>ACCURA</w:t>
      </w:r>
      <w:r w:rsidRPr="005D2970">
        <w:rPr>
          <w:rFonts w:ascii="Arial" w:eastAsia="Times New Roman" w:hAnsi="Arial" w:cs="Arial"/>
          <w:i/>
          <w:iCs/>
          <w:color w:val="000000" w:themeColor="text1"/>
          <w:sz w:val="40"/>
          <w:szCs w:val="40"/>
          <w:u w:val="wave"/>
          <w:lang w:eastAsia="en-IN"/>
        </w:rPr>
        <w:t>TE</w:t>
      </w:r>
    </w:p>
    <w:p w:rsidR="00000000" w:rsidRPr="005D2970" w:rsidRDefault="00015CD1" w:rsidP="00D452C8">
      <w:pPr>
        <w:numPr>
          <w:ilvl w:val="0"/>
          <w:numId w:val="2"/>
        </w:numPr>
        <w:shd w:val="clear" w:color="auto" w:fill="FFFFFF"/>
        <w:spacing w:after="150" w:line="240" w:lineRule="auto"/>
        <w:textAlignment w:val="baseline"/>
        <w:outlineLvl w:val="2"/>
        <w:rPr>
          <w:rFonts w:ascii="Arial" w:eastAsia="Times New Roman" w:hAnsi="Arial" w:cs="Arial"/>
          <w:i/>
          <w:iCs/>
          <w:color w:val="000000" w:themeColor="text1"/>
          <w:sz w:val="40"/>
          <w:szCs w:val="40"/>
          <w:u w:val="wave"/>
          <w:lang w:eastAsia="en-IN"/>
        </w:rPr>
      </w:pPr>
      <w:r w:rsidRPr="005D2970">
        <w:rPr>
          <w:rFonts w:ascii="Arial" w:eastAsia="Times New Roman" w:hAnsi="Arial" w:cs="Arial"/>
          <w:i/>
          <w:iCs/>
          <w:color w:val="000000" w:themeColor="text1"/>
          <w:sz w:val="40"/>
          <w:szCs w:val="40"/>
          <w:u w:val="wave"/>
          <w:lang w:eastAsia="en-IN"/>
        </w:rPr>
        <w:t>DETAILS CAN BE RETRIEVED AT ANY TIME</w:t>
      </w:r>
    </w:p>
    <w:p w:rsidR="00000000" w:rsidRPr="005D2970" w:rsidRDefault="00015CD1" w:rsidP="00D452C8">
      <w:pPr>
        <w:numPr>
          <w:ilvl w:val="0"/>
          <w:numId w:val="2"/>
        </w:numPr>
        <w:shd w:val="clear" w:color="auto" w:fill="FFFFFF"/>
        <w:spacing w:after="150" w:line="240" w:lineRule="auto"/>
        <w:textAlignment w:val="baseline"/>
        <w:outlineLvl w:val="2"/>
        <w:rPr>
          <w:rFonts w:ascii="Arial" w:eastAsia="Times New Roman" w:hAnsi="Arial" w:cs="Arial"/>
          <w:i/>
          <w:iCs/>
          <w:color w:val="000000" w:themeColor="text1"/>
          <w:sz w:val="40"/>
          <w:szCs w:val="40"/>
          <w:u w:val="wave"/>
          <w:lang w:eastAsia="en-IN"/>
        </w:rPr>
      </w:pPr>
      <w:r w:rsidRPr="005D2970">
        <w:rPr>
          <w:rFonts w:ascii="Arial" w:eastAsia="Times New Roman" w:hAnsi="Arial" w:cs="Arial"/>
          <w:i/>
          <w:iCs/>
          <w:color w:val="000000" w:themeColor="text1"/>
          <w:sz w:val="40"/>
          <w:szCs w:val="40"/>
          <w:u w:val="wave"/>
          <w:lang w:eastAsia="en-IN"/>
        </w:rPr>
        <w:t xml:space="preserve">GIVE ALERT BEFORE CRITICAL SITUATION </w:t>
      </w:r>
    </w:p>
    <w:p w:rsidR="00D452C8" w:rsidRPr="005D2970" w:rsidRDefault="00D452C8" w:rsidP="00D452C8">
      <w:pPr>
        <w:shd w:val="clear" w:color="auto" w:fill="FFFFFF"/>
        <w:spacing w:after="150" w:line="240" w:lineRule="auto"/>
        <w:textAlignment w:val="baseline"/>
        <w:outlineLvl w:val="2"/>
        <w:rPr>
          <w:rFonts w:ascii="Arial" w:eastAsia="Times New Roman" w:hAnsi="Arial" w:cs="Arial"/>
          <w:i/>
          <w:iCs/>
          <w:color w:val="000000" w:themeColor="text1"/>
          <w:sz w:val="40"/>
          <w:szCs w:val="40"/>
          <w:u w:val="wave"/>
          <w:lang w:eastAsia="en-IN"/>
        </w:rPr>
      </w:pPr>
    </w:p>
    <w:p w:rsidR="00000000" w:rsidRPr="005D2970" w:rsidRDefault="00015CD1" w:rsidP="005D2970">
      <w:pPr>
        <w:rPr>
          <w:rFonts w:ascii="Algerian" w:eastAsia="Times New Roman" w:hAnsi="Algerian" w:cs="Arial"/>
          <w:i/>
          <w:iCs/>
          <w:color w:val="000000" w:themeColor="text1"/>
          <w:sz w:val="72"/>
          <w:szCs w:val="72"/>
          <w:u w:val="wave"/>
          <w:lang w:eastAsia="en-IN"/>
        </w:rPr>
      </w:pPr>
      <w:r w:rsidRPr="005D2970">
        <w:rPr>
          <w:rFonts w:ascii="Algerian" w:eastAsia="Times New Roman" w:hAnsi="Algerian" w:cs="Arial"/>
          <w:i/>
          <w:iCs/>
          <w:color w:val="000000" w:themeColor="text1"/>
          <w:sz w:val="72"/>
          <w:szCs w:val="72"/>
          <w:u w:val="wave"/>
        </w:rPr>
        <w:t>REQUIREMENTS</w:t>
      </w:r>
      <w:r w:rsidR="005D2970">
        <w:rPr>
          <w:rFonts w:ascii="Algerian" w:eastAsia="Times New Roman" w:hAnsi="Algerian" w:cs="Arial"/>
          <w:i/>
          <w:iCs/>
          <w:color w:val="000000" w:themeColor="text1"/>
          <w:sz w:val="72"/>
          <w:szCs w:val="72"/>
          <w:u w:val="wave"/>
        </w:rPr>
        <w:t>:</w:t>
      </w:r>
    </w:p>
    <w:p w:rsidR="00D452C8" w:rsidRPr="00D452C8" w:rsidRDefault="00D452C8" w:rsidP="00D452C8">
      <w:pPr>
        <w:rPr>
          <w:rFonts w:ascii="Arial" w:eastAsia="Times New Roman" w:hAnsi="Arial" w:cs="Arial"/>
          <w:i/>
          <w:iCs/>
          <w:color w:val="000000" w:themeColor="text1"/>
          <w:sz w:val="48"/>
          <w:szCs w:val="48"/>
          <w:u w:val="wave"/>
          <w:lang w:eastAsia="en-IN"/>
        </w:rPr>
      </w:pPr>
      <w:r w:rsidRPr="00D452C8">
        <w:rPr>
          <w:rFonts w:ascii="Arial" w:eastAsia="Times New Roman" w:hAnsi="Arial" w:cs="Arial"/>
          <w:b/>
          <w:bCs/>
          <w:i/>
          <w:iCs/>
          <w:color w:val="000000" w:themeColor="text1"/>
          <w:sz w:val="48"/>
          <w:szCs w:val="48"/>
          <w:u w:val="single"/>
          <w:lang w:eastAsia="en-IN"/>
        </w:rPr>
        <w:t>HARDWARE:</w:t>
      </w:r>
    </w:p>
    <w:p w:rsidR="00000000" w:rsidRPr="005D2970" w:rsidRDefault="00015CD1" w:rsidP="00D452C8">
      <w:pPr>
        <w:numPr>
          <w:ilvl w:val="0"/>
          <w:numId w:val="4"/>
        </w:numPr>
        <w:rPr>
          <w:rFonts w:ascii="Arial" w:eastAsia="Times New Roman" w:hAnsi="Arial" w:cs="Arial"/>
          <w:i/>
          <w:iCs/>
          <w:color w:val="000000" w:themeColor="text1"/>
          <w:sz w:val="36"/>
          <w:szCs w:val="36"/>
          <w:u w:val="wave"/>
          <w:lang w:eastAsia="en-IN"/>
        </w:rPr>
      </w:pPr>
      <w:r w:rsidRPr="005D2970">
        <w:rPr>
          <w:rFonts w:ascii="Arial" w:eastAsia="Times New Roman" w:hAnsi="Arial" w:cs="Arial"/>
          <w:i/>
          <w:iCs/>
          <w:color w:val="000000" w:themeColor="text1"/>
          <w:sz w:val="36"/>
          <w:szCs w:val="36"/>
          <w:u w:val="wave"/>
          <w:lang w:eastAsia="en-IN"/>
        </w:rPr>
        <w:t>Node MCU</w:t>
      </w:r>
    </w:p>
    <w:p w:rsidR="00000000" w:rsidRPr="005D2970" w:rsidRDefault="00015CD1" w:rsidP="00D452C8">
      <w:pPr>
        <w:numPr>
          <w:ilvl w:val="0"/>
          <w:numId w:val="4"/>
        </w:numPr>
        <w:rPr>
          <w:rFonts w:ascii="Arial" w:eastAsia="Times New Roman" w:hAnsi="Arial" w:cs="Arial"/>
          <w:i/>
          <w:iCs/>
          <w:color w:val="000000" w:themeColor="text1"/>
          <w:sz w:val="36"/>
          <w:szCs w:val="36"/>
          <w:u w:val="wave"/>
          <w:lang w:eastAsia="en-IN"/>
        </w:rPr>
      </w:pPr>
      <w:r w:rsidRPr="005D2970">
        <w:rPr>
          <w:rFonts w:ascii="Arial" w:eastAsia="Times New Roman" w:hAnsi="Arial" w:cs="Arial"/>
          <w:i/>
          <w:iCs/>
          <w:color w:val="000000" w:themeColor="text1"/>
          <w:sz w:val="36"/>
          <w:szCs w:val="36"/>
          <w:u w:val="wave"/>
          <w:lang w:eastAsia="en-IN"/>
        </w:rPr>
        <w:t>Pulse sensor</w:t>
      </w:r>
    </w:p>
    <w:p w:rsidR="00000000" w:rsidRPr="005D2970" w:rsidRDefault="00015CD1" w:rsidP="00D452C8">
      <w:pPr>
        <w:numPr>
          <w:ilvl w:val="0"/>
          <w:numId w:val="4"/>
        </w:numPr>
        <w:rPr>
          <w:rFonts w:ascii="Arial" w:eastAsia="Times New Roman" w:hAnsi="Arial" w:cs="Arial"/>
          <w:i/>
          <w:iCs/>
          <w:color w:val="000000" w:themeColor="text1"/>
          <w:sz w:val="36"/>
          <w:szCs w:val="36"/>
          <w:u w:val="wave"/>
          <w:lang w:eastAsia="en-IN"/>
        </w:rPr>
      </w:pPr>
      <w:r w:rsidRPr="005D2970">
        <w:rPr>
          <w:rFonts w:ascii="Arial" w:eastAsia="Times New Roman" w:hAnsi="Arial" w:cs="Arial"/>
          <w:i/>
          <w:iCs/>
          <w:color w:val="000000" w:themeColor="text1"/>
          <w:sz w:val="36"/>
          <w:szCs w:val="36"/>
          <w:u w:val="wave"/>
          <w:lang w:eastAsia="en-IN"/>
        </w:rPr>
        <w:t>Temperature sensor (LM 35)</w:t>
      </w:r>
    </w:p>
    <w:p w:rsidR="00000000" w:rsidRPr="005D2970" w:rsidRDefault="00015CD1" w:rsidP="00D452C8">
      <w:pPr>
        <w:numPr>
          <w:ilvl w:val="0"/>
          <w:numId w:val="4"/>
        </w:numPr>
        <w:rPr>
          <w:rFonts w:ascii="Arial" w:eastAsia="Times New Roman" w:hAnsi="Arial" w:cs="Arial"/>
          <w:i/>
          <w:iCs/>
          <w:color w:val="000000" w:themeColor="text1"/>
          <w:sz w:val="36"/>
          <w:szCs w:val="36"/>
          <w:u w:val="wave"/>
          <w:lang w:eastAsia="en-IN"/>
        </w:rPr>
      </w:pPr>
      <w:proofErr w:type="spellStart"/>
      <w:r w:rsidRPr="005D2970">
        <w:rPr>
          <w:rFonts w:ascii="Arial" w:eastAsia="Times New Roman" w:hAnsi="Arial" w:cs="Arial"/>
          <w:i/>
          <w:iCs/>
          <w:color w:val="000000" w:themeColor="text1"/>
          <w:sz w:val="36"/>
          <w:szCs w:val="36"/>
          <w:u w:val="wave"/>
          <w:lang w:eastAsia="en-IN"/>
        </w:rPr>
        <w:t>Arduino</w:t>
      </w:r>
      <w:proofErr w:type="spellEnd"/>
      <w:r w:rsidRPr="005D2970">
        <w:rPr>
          <w:rFonts w:ascii="Arial" w:eastAsia="Times New Roman" w:hAnsi="Arial" w:cs="Arial"/>
          <w:i/>
          <w:iCs/>
          <w:color w:val="000000" w:themeColor="text1"/>
          <w:sz w:val="36"/>
          <w:szCs w:val="36"/>
          <w:u w:val="wave"/>
          <w:lang w:eastAsia="en-IN"/>
        </w:rPr>
        <w:t xml:space="preserve"> UNO</w:t>
      </w:r>
    </w:p>
    <w:p w:rsidR="00000000" w:rsidRPr="005D2970" w:rsidRDefault="00015CD1" w:rsidP="00D452C8">
      <w:pPr>
        <w:numPr>
          <w:ilvl w:val="0"/>
          <w:numId w:val="4"/>
        </w:numPr>
        <w:rPr>
          <w:rFonts w:ascii="Arial" w:eastAsia="Times New Roman" w:hAnsi="Arial" w:cs="Arial"/>
          <w:i/>
          <w:iCs/>
          <w:color w:val="000000" w:themeColor="text1"/>
          <w:sz w:val="36"/>
          <w:szCs w:val="36"/>
          <w:u w:val="wave"/>
          <w:lang w:eastAsia="en-IN"/>
        </w:rPr>
      </w:pPr>
      <w:r w:rsidRPr="005D2970">
        <w:rPr>
          <w:rFonts w:ascii="Arial" w:eastAsia="Times New Roman" w:hAnsi="Arial" w:cs="Arial"/>
          <w:i/>
          <w:iCs/>
          <w:color w:val="000000" w:themeColor="text1"/>
          <w:sz w:val="36"/>
          <w:szCs w:val="36"/>
          <w:u w:val="wave"/>
          <w:lang w:eastAsia="en-IN"/>
        </w:rPr>
        <w:t>Basic shield</w:t>
      </w:r>
    </w:p>
    <w:p w:rsidR="00D452C8" w:rsidRPr="00D452C8" w:rsidRDefault="00D452C8" w:rsidP="00D452C8">
      <w:pPr>
        <w:rPr>
          <w:rFonts w:ascii="Arial" w:eastAsia="Times New Roman" w:hAnsi="Arial" w:cs="Arial"/>
          <w:i/>
          <w:iCs/>
          <w:color w:val="000000" w:themeColor="text1"/>
          <w:sz w:val="48"/>
          <w:szCs w:val="48"/>
          <w:u w:val="wave"/>
          <w:lang w:eastAsia="en-IN"/>
        </w:rPr>
      </w:pPr>
      <w:r w:rsidRPr="00D452C8">
        <w:rPr>
          <w:rFonts w:ascii="Arial" w:eastAsia="Times New Roman" w:hAnsi="Arial" w:cs="Arial"/>
          <w:b/>
          <w:bCs/>
          <w:i/>
          <w:iCs/>
          <w:color w:val="000000" w:themeColor="text1"/>
          <w:sz w:val="48"/>
          <w:szCs w:val="48"/>
          <w:u w:val="single"/>
          <w:lang w:eastAsia="en-IN"/>
        </w:rPr>
        <w:t>SOFTWARE:</w:t>
      </w:r>
    </w:p>
    <w:p w:rsidR="00000000" w:rsidRPr="005D2970" w:rsidRDefault="00015CD1" w:rsidP="00D452C8">
      <w:pPr>
        <w:numPr>
          <w:ilvl w:val="0"/>
          <w:numId w:val="5"/>
        </w:numPr>
        <w:rPr>
          <w:rFonts w:ascii="Arial" w:eastAsia="Times New Roman" w:hAnsi="Arial" w:cs="Arial"/>
          <w:i/>
          <w:iCs/>
          <w:color w:val="000000" w:themeColor="text1"/>
          <w:sz w:val="36"/>
          <w:szCs w:val="36"/>
          <w:u w:val="wave"/>
          <w:lang w:eastAsia="en-IN"/>
        </w:rPr>
      </w:pPr>
      <w:proofErr w:type="spellStart"/>
      <w:r w:rsidRPr="005D2970">
        <w:rPr>
          <w:rFonts w:ascii="Arial" w:eastAsia="Times New Roman" w:hAnsi="Arial" w:cs="Arial"/>
          <w:i/>
          <w:iCs/>
          <w:color w:val="000000" w:themeColor="text1"/>
          <w:sz w:val="36"/>
          <w:szCs w:val="36"/>
          <w:u w:val="wave"/>
          <w:lang w:eastAsia="en-IN"/>
        </w:rPr>
        <w:t>Arduino</w:t>
      </w:r>
      <w:proofErr w:type="spellEnd"/>
      <w:r w:rsidRPr="005D2970">
        <w:rPr>
          <w:rFonts w:ascii="Arial" w:eastAsia="Times New Roman" w:hAnsi="Arial" w:cs="Arial"/>
          <w:i/>
          <w:iCs/>
          <w:color w:val="000000" w:themeColor="text1"/>
          <w:sz w:val="36"/>
          <w:szCs w:val="36"/>
          <w:u w:val="wave"/>
          <w:lang w:eastAsia="en-IN"/>
        </w:rPr>
        <w:t xml:space="preserve"> IDE</w:t>
      </w:r>
    </w:p>
    <w:p w:rsidR="00000000" w:rsidRPr="005D2970" w:rsidRDefault="00015CD1" w:rsidP="00D452C8">
      <w:pPr>
        <w:numPr>
          <w:ilvl w:val="0"/>
          <w:numId w:val="5"/>
        </w:numPr>
        <w:rPr>
          <w:rFonts w:ascii="Arial" w:eastAsia="Times New Roman" w:hAnsi="Arial" w:cs="Arial"/>
          <w:i/>
          <w:iCs/>
          <w:color w:val="000000" w:themeColor="text1"/>
          <w:sz w:val="36"/>
          <w:szCs w:val="36"/>
          <w:u w:val="wave"/>
          <w:lang w:eastAsia="en-IN"/>
        </w:rPr>
      </w:pPr>
      <w:r w:rsidRPr="005D2970">
        <w:rPr>
          <w:rFonts w:ascii="Arial" w:eastAsia="Times New Roman" w:hAnsi="Arial" w:cs="Arial"/>
          <w:i/>
          <w:iCs/>
          <w:color w:val="000000" w:themeColor="text1"/>
          <w:sz w:val="36"/>
          <w:szCs w:val="36"/>
          <w:u w:val="wave"/>
          <w:lang w:eastAsia="en-IN"/>
        </w:rPr>
        <w:t>IBM Watson Cloud platform</w:t>
      </w:r>
    </w:p>
    <w:p w:rsidR="005D2970" w:rsidRPr="005D2970" w:rsidRDefault="00015CD1" w:rsidP="005D2970">
      <w:pPr>
        <w:numPr>
          <w:ilvl w:val="0"/>
          <w:numId w:val="5"/>
        </w:numPr>
        <w:rPr>
          <w:rFonts w:ascii="Arial" w:eastAsia="Times New Roman" w:hAnsi="Arial" w:cs="Arial"/>
          <w:i/>
          <w:iCs/>
          <w:color w:val="000000" w:themeColor="text1"/>
          <w:sz w:val="36"/>
          <w:szCs w:val="36"/>
          <w:u w:val="wave"/>
          <w:lang w:eastAsia="en-IN"/>
        </w:rPr>
      </w:pPr>
      <w:r w:rsidRPr="005D2970">
        <w:rPr>
          <w:rFonts w:ascii="Arial" w:eastAsia="Times New Roman" w:hAnsi="Arial" w:cs="Arial"/>
          <w:i/>
          <w:iCs/>
          <w:color w:val="000000" w:themeColor="text1"/>
          <w:sz w:val="36"/>
          <w:szCs w:val="36"/>
          <w:u w:val="wave"/>
          <w:lang w:eastAsia="en-IN"/>
        </w:rPr>
        <w:t>MIT App Inventor</w:t>
      </w:r>
      <w:r w:rsidR="00D452C8" w:rsidRPr="005D2970">
        <w:rPr>
          <w:rFonts w:ascii="Arial" w:eastAsia="Times New Roman" w:hAnsi="Arial" w:cs="Arial"/>
          <w:i/>
          <w:iCs/>
          <w:color w:val="000000" w:themeColor="text1"/>
          <w:sz w:val="48"/>
          <w:szCs w:val="48"/>
          <w:u w:val="wave"/>
          <w:lang w:eastAsia="en-IN"/>
        </w:rPr>
        <w:br w:type="page"/>
      </w:r>
    </w:p>
    <w:p w:rsidR="005D2970" w:rsidRPr="005D2970" w:rsidRDefault="005D2970" w:rsidP="005D2970">
      <w:pPr>
        <w:ind w:left="360"/>
        <w:rPr>
          <w:rFonts w:ascii="Algerian" w:eastAsia="Times New Roman" w:hAnsi="Algerian" w:cs="Arial"/>
          <w:i/>
          <w:iCs/>
          <w:color w:val="000000" w:themeColor="text1"/>
          <w:sz w:val="72"/>
          <w:szCs w:val="72"/>
          <w:lang w:eastAsia="en-IN"/>
        </w:rPr>
      </w:pPr>
      <w:r w:rsidRPr="005D2970">
        <w:rPr>
          <w:rFonts w:ascii="Algerian" w:eastAsia="Times New Roman" w:hAnsi="Algerian" w:cs="Arial"/>
          <w:i/>
          <w:iCs/>
          <w:color w:val="000000" w:themeColor="text1"/>
          <w:sz w:val="72"/>
          <w:szCs w:val="72"/>
          <w:lang w:eastAsia="en-IN"/>
        </w:rPr>
        <w:lastRenderedPageBreak/>
        <w:t>CONNECTIVITY:</w:t>
      </w:r>
    </w:p>
    <w:p w:rsidR="005D2970" w:rsidRPr="005D2970" w:rsidRDefault="005D2970" w:rsidP="005D2970">
      <w:pPr>
        <w:ind w:left="360"/>
        <w:rPr>
          <w:rFonts w:ascii="Arial" w:eastAsia="Times New Roman" w:hAnsi="Arial" w:cs="Arial"/>
          <w:i/>
          <w:iCs/>
          <w:color w:val="000000" w:themeColor="text1"/>
          <w:sz w:val="52"/>
          <w:szCs w:val="52"/>
          <w:lang w:eastAsia="en-IN"/>
        </w:rPr>
      </w:pPr>
    </w:p>
    <w:p w:rsidR="00D452C8" w:rsidRPr="005D2970" w:rsidRDefault="00D452C8" w:rsidP="005B00FA">
      <w:pPr>
        <w:ind w:left="360"/>
        <w:rPr>
          <w:rFonts w:ascii="Arial" w:eastAsia="Times New Roman" w:hAnsi="Arial" w:cs="Arial"/>
          <w:i/>
          <w:iCs/>
          <w:color w:val="000000" w:themeColor="text1"/>
          <w:sz w:val="36"/>
          <w:szCs w:val="36"/>
          <w:u w:val="wave"/>
          <w:lang w:eastAsia="en-IN"/>
        </w:rPr>
      </w:pPr>
      <w:r w:rsidRPr="00D452C8">
        <w:rPr>
          <w:rFonts w:ascii="Arial" w:eastAsia="Times New Roman" w:hAnsi="Arial" w:cs="Arial"/>
          <w:i/>
          <w:iCs/>
          <w:color w:val="000000" w:themeColor="text1"/>
          <w:sz w:val="48"/>
          <w:szCs w:val="48"/>
          <w:u w:val="wave"/>
          <w:lang w:eastAsia="en-IN"/>
        </w:rPr>
        <w:drawing>
          <wp:inline distT="0" distB="0" distL="0" distR="0" wp14:anchorId="078D4C9F" wp14:editId="52C11C0B">
            <wp:extent cx="6660552" cy="6062590"/>
            <wp:effectExtent l="0" t="5715" r="1270" b="1270"/>
            <wp:docPr id="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6676705" cy="6077293"/>
                    </a:xfrm>
                    <a:prstGeom prst="rect">
                      <a:avLst/>
                    </a:prstGeom>
                  </pic:spPr>
                </pic:pic>
              </a:graphicData>
            </a:graphic>
          </wp:inline>
        </w:drawing>
      </w:r>
    </w:p>
    <w:p w:rsidR="00D452C8" w:rsidRDefault="00D452C8">
      <w:pPr>
        <w:rPr>
          <w:rFonts w:ascii="Arial" w:eastAsia="Times New Roman" w:hAnsi="Arial" w:cs="Arial"/>
          <w:i/>
          <w:iCs/>
          <w:color w:val="000000" w:themeColor="text1"/>
          <w:sz w:val="48"/>
          <w:szCs w:val="48"/>
          <w:u w:val="wave"/>
          <w:lang w:eastAsia="en-IN"/>
        </w:rPr>
      </w:pPr>
    </w:p>
    <w:p w:rsidR="00B537A7" w:rsidRDefault="00B537A7" w:rsidP="00D452C8">
      <w:pPr>
        <w:shd w:val="clear" w:color="auto" w:fill="FFFFFF"/>
        <w:spacing w:after="150" w:line="240" w:lineRule="auto"/>
        <w:textAlignment w:val="baseline"/>
        <w:outlineLvl w:val="2"/>
        <w:rPr>
          <w:rFonts w:ascii="Algerian" w:eastAsia="Times New Roman" w:hAnsi="Algerian" w:cs="Arial"/>
          <w:i/>
          <w:iCs/>
          <w:color w:val="000000" w:themeColor="text1"/>
          <w:sz w:val="48"/>
          <w:szCs w:val="48"/>
          <w:u w:val="wave"/>
          <w:lang w:eastAsia="en-IN"/>
        </w:rPr>
      </w:pPr>
      <w:r w:rsidRPr="005B00FA">
        <w:rPr>
          <w:rFonts w:ascii="Algerian" w:eastAsia="Times New Roman" w:hAnsi="Algerian" w:cs="Arial"/>
          <w:i/>
          <w:iCs/>
          <w:color w:val="000000" w:themeColor="text1"/>
          <w:sz w:val="48"/>
          <w:szCs w:val="48"/>
          <w:u w:val="wave"/>
          <w:lang w:eastAsia="en-IN"/>
        </w:rPr>
        <w:lastRenderedPageBreak/>
        <w:t>Principle of Heartbeat Sensor</w:t>
      </w:r>
      <w:r w:rsidR="005B00FA" w:rsidRPr="005B00FA">
        <w:rPr>
          <w:rFonts w:ascii="Algerian" w:eastAsia="Times New Roman" w:hAnsi="Algerian" w:cs="Arial"/>
          <w:i/>
          <w:iCs/>
          <w:color w:val="000000" w:themeColor="text1"/>
          <w:sz w:val="48"/>
          <w:szCs w:val="48"/>
          <w:u w:val="wave"/>
          <w:lang w:eastAsia="en-IN"/>
        </w:rPr>
        <w:t>:</w:t>
      </w:r>
    </w:p>
    <w:p w:rsidR="005B00FA" w:rsidRPr="005B00FA" w:rsidRDefault="005B00FA" w:rsidP="00D452C8">
      <w:pPr>
        <w:shd w:val="clear" w:color="auto" w:fill="FFFFFF"/>
        <w:spacing w:after="150" w:line="240" w:lineRule="auto"/>
        <w:textAlignment w:val="baseline"/>
        <w:outlineLvl w:val="2"/>
        <w:rPr>
          <w:rFonts w:ascii="Algerian" w:eastAsia="Times New Roman" w:hAnsi="Algerian" w:cs="Arial"/>
          <w:i/>
          <w:iCs/>
          <w:color w:val="000000" w:themeColor="text1"/>
          <w:sz w:val="48"/>
          <w:szCs w:val="48"/>
          <w:u w:val="wave"/>
          <w:lang w:eastAsia="en-IN"/>
        </w:rPr>
      </w:pPr>
    </w:p>
    <w:p w:rsidR="00B537A7" w:rsidRDefault="00B537A7" w:rsidP="005B00FA">
      <w:pPr>
        <w:pStyle w:val="ListParagraph"/>
        <w:numPr>
          <w:ilvl w:val="0"/>
          <w:numId w:val="6"/>
        </w:numPr>
        <w:shd w:val="clear" w:color="auto" w:fill="FFFFFF"/>
        <w:spacing w:line="390" w:lineRule="atLeast"/>
        <w:jc w:val="both"/>
        <w:textAlignment w:val="baseline"/>
        <w:rPr>
          <w:rFonts w:ascii="Arial" w:hAnsi="Arial" w:cs="Arial"/>
          <w:i/>
          <w:iCs/>
          <w:color w:val="000000" w:themeColor="text1"/>
          <w:sz w:val="32"/>
          <w:szCs w:val="32"/>
        </w:rPr>
      </w:pPr>
      <w:r w:rsidRPr="005B00FA">
        <w:rPr>
          <w:rFonts w:ascii="Arial" w:hAnsi="Arial" w:cs="Arial"/>
          <w:i/>
          <w:iCs/>
          <w:color w:val="000000" w:themeColor="text1"/>
          <w:sz w:val="32"/>
          <w:szCs w:val="32"/>
        </w:rPr>
        <w:t xml:space="preserve">The heartbeat sensor is based on the principle of photo </w:t>
      </w:r>
      <w:proofErr w:type="spellStart"/>
      <w:r w:rsidRPr="005B00FA">
        <w:rPr>
          <w:rFonts w:ascii="Arial" w:hAnsi="Arial" w:cs="Arial"/>
          <w:i/>
          <w:iCs/>
          <w:color w:val="000000" w:themeColor="text1"/>
          <w:sz w:val="32"/>
          <w:szCs w:val="32"/>
        </w:rPr>
        <w:t>phlethysmography</w:t>
      </w:r>
      <w:proofErr w:type="spellEnd"/>
      <w:r w:rsidRPr="005B00FA">
        <w:rPr>
          <w:rFonts w:ascii="Arial" w:hAnsi="Arial" w:cs="Arial"/>
          <w:i/>
          <w:iCs/>
          <w:color w:val="000000" w:themeColor="text1"/>
          <w:sz w:val="32"/>
          <w:szCs w:val="32"/>
        </w:rPr>
        <w:t>. It measures the change in volume of blood through any organ of the body which causes a change in the light intensity through that organ (a vascular region). In case of applications where heart </w:t>
      </w:r>
      <w:hyperlink r:id="rId11" w:tgtFrame="_blank" w:history="1">
        <w:r w:rsidRPr="005B00FA">
          <w:rPr>
            <w:rFonts w:ascii="inherit" w:hAnsi="inherit" w:cs="Arial"/>
            <w:i/>
            <w:iCs/>
            <w:color w:val="000000" w:themeColor="text1"/>
            <w:sz w:val="32"/>
            <w:szCs w:val="32"/>
            <w:bdr w:val="none" w:sz="0" w:space="0" w:color="auto" w:frame="1"/>
          </w:rPr>
          <w:t>pulse rate is to be monitored</w:t>
        </w:r>
      </w:hyperlink>
      <w:r w:rsidRPr="005B00FA">
        <w:rPr>
          <w:rFonts w:ascii="Arial" w:hAnsi="Arial" w:cs="Arial"/>
          <w:i/>
          <w:iCs/>
          <w:color w:val="000000" w:themeColor="text1"/>
          <w:sz w:val="32"/>
          <w:szCs w:val="32"/>
        </w:rPr>
        <w:t>, the timing of the pulses is more important. The flow of blood volume is decided by the rate of heart pulses and since light is absorbed by blood, the signal pulses are equivalent to the heart beat pulses.</w:t>
      </w:r>
    </w:p>
    <w:p w:rsidR="005B00FA" w:rsidRPr="005B00FA" w:rsidRDefault="005B00FA" w:rsidP="005B00FA">
      <w:pPr>
        <w:shd w:val="clear" w:color="auto" w:fill="FFFFFF"/>
        <w:spacing w:line="390" w:lineRule="atLeast"/>
        <w:jc w:val="both"/>
        <w:textAlignment w:val="baseline"/>
        <w:rPr>
          <w:rFonts w:ascii="Arial" w:hAnsi="Arial" w:cs="Arial"/>
          <w:i/>
          <w:iCs/>
          <w:color w:val="000000" w:themeColor="text1"/>
          <w:sz w:val="32"/>
          <w:szCs w:val="32"/>
        </w:rPr>
      </w:pPr>
    </w:p>
    <w:p w:rsidR="005B00FA" w:rsidRPr="005B00FA" w:rsidRDefault="005B00FA" w:rsidP="005B00FA">
      <w:pPr>
        <w:pStyle w:val="ListParagraph"/>
        <w:numPr>
          <w:ilvl w:val="0"/>
          <w:numId w:val="6"/>
        </w:numPr>
        <w:shd w:val="clear" w:color="auto" w:fill="FFFFFF"/>
        <w:spacing w:line="390" w:lineRule="atLeast"/>
        <w:jc w:val="both"/>
        <w:textAlignment w:val="baseline"/>
        <w:rPr>
          <w:rFonts w:ascii="Arial" w:hAnsi="Arial" w:cs="Arial"/>
          <w:i/>
          <w:iCs/>
          <w:color w:val="000000" w:themeColor="text1"/>
          <w:sz w:val="32"/>
          <w:szCs w:val="32"/>
        </w:rPr>
      </w:pPr>
      <w:r w:rsidRPr="005B00FA">
        <w:rPr>
          <w:rFonts w:ascii="Arial" w:hAnsi="Arial" w:cs="Arial"/>
          <w:i/>
          <w:iCs/>
          <w:color w:val="000000" w:themeColor="text1"/>
          <w:sz w:val="32"/>
          <w:szCs w:val="32"/>
        </w:rPr>
        <w:t>The basic heartbeat sensor consists of a light emitting diode and a detector like a light detecting resistor or a photodiode. The heart beat pulses causes a variation in the flow of blood to different regions of the body.  When a tissue is illuminated with the light source, i.e. light emitted by the led, it either reflects (a finger tissue) or transmits the light (earlobe). Some of the light is absorbed by the blood and the transmitted or the reflected light is received by the light detector. The amount of light absorbed depends on the blood volume in that tissue. The detector output is in form of electrical signal and is proportional to the heart beat rate.</w:t>
      </w:r>
    </w:p>
    <w:p w:rsidR="005B00FA" w:rsidRDefault="005B00FA" w:rsidP="005B00FA">
      <w:pPr>
        <w:pStyle w:val="ListParagraph"/>
        <w:numPr>
          <w:ilvl w:val="0"/>
          <w:numId w:val="6"/>
        </w:numPr>
        <w:shd w:val="clear" w:color="auto" w:fill="FFFFFF"/>
        <w:spacing w:line="390" w:lineRule="atLeast"/>
        <w:jc w:val="both"/>
        <w:textAlignment w:val="baseline"/>
        <w:rPr>
          <w:rFonts w:ascii="Arial" w:hAnsi="Arial" w:cs="Arial"/>
          <w:i/>
          <w:iCs/>
          <w:color w:val="000000" w:themeColor="text1"/>
          <w:sz w:val="32"/>
          <w:szCs w:val="32"/>
        </w:rPr>
      </w:pPr>
      <w:r w:rsidRPr="005B00FA">
        <w:rPr>
          <w:rFonts w:ascii="Arial" w:hAnsi="Arial" w:cs="Arial"/>
          <w:i/>
          <w:iCs/>
          <w:color w:val="000000" w:themeColor="text1"/>
          <w:sz w:val="32"/>
          <w:szCs w:val="32"/>
        </w:rPr>
        <w:t>This signal is actually a DC signal relating to the tissues and the blood volume and the AC component synchronous with the heart beat and caused by pulsatile changes in arterial blood volume is superimposed on the DC signal. Thus the major requirement is to isolate that AC component as it is of prime importance.</w:t>
      </w:r>
    </w:p>
    <w:p w:rsidR="005B00FA" w:rsidRPr="005B00FA" w:rsidRDefault="005B00FA" w:rsidP="005B00FA">
      <w:pPr>
        <w:pStyle w:val="ListParagraph"/>
        <w:shd w:val="clear" w:color="auto" w:fill="FFFFFF"/>
        <w:spacing w:line="390" w:lineRule="atLeast"/>
        <w:jc w:val="both"/>
        <w:textAlignment w:val="baseline"/>
        <w:rPr>
          <w:rFonts w:ascii="Arial" w:hAnsi="Arial" w:cs="Arial"/>
          <w:i/>
          <w:iCs/>
          <w:color w:val="000000" w:themeColor="text1"/>
          <w:sz w:val="32"/>
          <w:szCs w:val="32"/>
        </w:rPr>
      </w:pPr>
    </w:p>
    <w:p w:rsidR="005B00FA" w:rsidRPr="005B00FA" w:rsidRDefault="005B00FA" w:rsidP="005B00FA">
      <w:pPr>
        <w:pStyle w:val="ListParagraph"/>
        <w:numPr>
          <w:ilvl w:val="0"/>
          <w:numId w:val="6"/>
        </w:numPr>
        <w:shd w:val="clear" w:color="auto" w:fill="FFFFFF"/>
        <w:spacing w:line="390" w:lineRule="atLeast"/>
        <w:jc w:val="both"/>
        <w:textAlignment w:val="baseline"/>
        <w:rPr>
          <w:b/>
          <w:bCs/>
          <w:i/>
          <w:iCs/>
          <w:sz w:val="36"/>
          <w:szCs w:val="36"/>
        </w:rPr>
      </w:pPr>
      <w:r>
        <w:rPr>
          <w:b/>
          <w:bCs/>
          <w:i/>
          <w:iCs/>
          <w:sz w:val="36"/>
          <w:szCs w:val="36"/>
        </w:rPr>
        <w:t xml:space="preserve">To </w:t>
      </w:r>
      <w:r w:rsidRPr="005B00FA">
        <w:rPr>
          <w:b/>
          <w:bCs/>
          <w:i/>
          <w:iCs/>
          <w:sz w:val="36"/>
          <w:szCs w:val="36"/>
        </w:rPr>
        <w:t xml:space="preserve">achieve the task of getting the AC signal, the output from the detector is first filtered using a 2 stage HP-LP </w:t>
      </w:r>
      <w:r w:rsidRPr="005B00FA">
        <w:rPr>
          <w:b/>
          <w:bCs/>
          <w:i/>
          <w:iCs/>
          <w:sz w:val="36"/>
          <w:szCs w:val="36"/>
        </w:rPr>
        <w:lastRenderedPageBreak/>
        <w:t>circuit and is then converted to digital pulses using a comparator circuit or using simple ADC. The digital pulses are given to a microcontroller for calculating the heat beat rate, given by the formula-</w:t>
      </w:r>
    </w:p>
    <w:p w:rsidR="005B00FA" w:rsidRPr="005B00FA" w:rsidRDefault="005B00FA" w:rsidP="005B00FA">
      <w:pPr>
        <w:pStyle w:val="ListParagraph"/>
        <w:numPr>
          <w:ilvl w:val="0"/>
          <w:numId w:val="6"/>
        </w:numPr>
        <w:shd w:val="clear" w:color="auto" w:fill="FFFFFF"/>
        <w:spacing w:line="390" w:lineRule="atLeast"/>
        <w:jc w:val="both"/>
        <w:textAlignment w:val="baseline"/>
        <w:rPr>
          <w:b/>
          <w:bCs/>
          <w:i/>
          <w:iCs/>
          <w:sz w:val="36"/>
          <w:szCs w:val="36"/>
        </w:rPr>
      </w:pPr>
      <w:r w:rsidRPr="005B00FA">
        <w:rPr>
          <w:b/>
          <w:bCs/>
          <w:i/>
          <w:iCs/>
          <w:sz w:val="36"/>
          <w:szCs w:val="36"/>
        </w:rPr>
        <w:t>BPM(Beats per minute) = 60*f</w:t>
      </w:r>
    </w:p>
    <w:p w:rsidR="005B00FA" w:rsidRPr="005B00FA" w:rsidRDefault="005B00FA" w:rsidP="005B00FA">
      <w:pPr>
        <w:pStyle w:val="ListParagraph"/>
        <w:numPr>
          <w:ilvl w:val="0"/>
          <w:numId w:val="6"/>
        </w:numPr>
        <w:shd w:val="clear" w:color="auto" w:fill="FFFFFF"/>
        <w:spacing w:line="390" w:lineRule="atLeast"/>
        <w:jc w:val="both"/>
        <w:textAlignment w:val="baseline"/>
        <w:rPr>
          <w:i/>
          <w:iCs/>
          <w:sz w:val="36"/>
          <w:szCs w:val="36"/>
        </w:rPr>
      </w:pPr>
      <w:r w:rsidRPr="005B00FA">
        <w:rPr>
          <w:b/>
          <w:bCs/>
          <w:i/>
          <w:iCs/>
          <w:sz w:val="36"/>
          <w:szCs w:val="36"/>
        </w:rPr>
        <w:t>Where f is the pulse frequency</w:t>
      </w:r>
    </w:p>
    <w:p w:rsidR="00B537A7" w:rsidRPr="00B537A7" w:rsidRDefault="00D452C8" w:rsidP="00B537A7">
      <w:pPr>
        <w:shd w:val="clear" w:color="auto" w:fill="FFFFFF"/>
        <w:spacing w:after="360" w:line="390" w:lineRule="atLeast"/>
        <w:jc w:val="both"/>
        <w:textAlignment w:val="baseline"/>
        <w:rPr>
          <w:ins w:id="0" w:author="Unknown"/>
          <w:rFonts w:ascii="Arial" w:eastAsia="Times New Roman" w:hAnsi="Arial" w:cs="Arial"/>
          <w:b/>
          <w:bCs/>
          <w:i/>
          <w:iCs/>
          <w:color w:val="DC5924" w:themeColor="accent5"/>
          <w:sz w:val="32"/>
          <w:szCs w:val="32"/>
          <w:lang w:eastAsia="en-IN"/>
        </w:rPr>
      </w:pPr>
      <w:r w:rsidRPr="00D452C8">
        <w:rPr>
          <w:rFonts w:ascii="Arial" w:eastAsia="Times New Roman" w:hAnsi="Arial" w:cs="Arial"/>
          <w:b/>
          <w:bCs/>
          <w:i/>
          <w:iCs/>
          <w:color w:val="DC5924" w:themeColor="accent5"/>
          <w:sz w:val="32"/>
          <w:szCs w:val="32"/>
          <w:lang w:eastAsia="en-IN"/>
        </w:rPr>
        <w:drawing>
          <wp:inline distT="0" distB="0" distL="0" distR="0" wp14:anchorId="33A3A72E" wp14:editId="28515CF7">
            <wp:extent cx="2381693" cy="2497873"/>
            <wp:effectExtent l="0" t="0" r="0" b="0"/>
            <wp:docPr id="10"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385392" cy="2501752"/>
                    </a:xfrm>
                    <a:prstGeom prst="rect">
                      <a:avLst/>
                    </a:prstGeom>
                  </pic:spPr>
                </pic:pic>
              </a:graphicData>
            </a:graphic>
          </wp:inline>
        </w:drawing>
      </w:r>
      <w:r w:rsidR="005B00FA" w:rsidRPr="00381EDC">
        <w:rPr>
          <w:rFonts w:ascii="inherit" w:eastAsia="Times New Roman" w:hAnsi="inherit" w:cs="Arial"/>
          <w:b/>
          <w:bCs/>
          <w:i/>
          <w:iCs/>
          <w:noProof/>
          <w:color w:val="DC5924" w:themeColor="accent5"/>
          <w:sz w:val="28"/>
          <w:szCs w:val="28"/>
          <w:bdr w:val="none" w:sz="0" w:space="0" w:color="auto" w:frame="1"/>
          <w:lang w:eastAsia="en-IN"/>
        </w:rPr>
        <w:drawing>
          <wp:inline distT="0" distB="0" distL="0" distR="0" wp14:anchorId="30A8EDEA" wp14:editId="5BBC0305">
            <wp:extent cx="3292602" cy="3233057"/>
            <wp:effectExtent l="0" t="0" r="3175" b="5715"/>
            <wp:docPr id="1" name="Picture 1" descr="Heartbeat">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rtbeat">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9491" cy="3239821"/>
                    </a:xfrm>
                    <a:prstGeom prst="rect">
                      <a:avLst/>
                    </a:prstGeom>
                    <a:noFill/>
                    <a:ln>
                      <a:noFill/>
                    </a:ln>
                  </pic:spPr>
                </pic:pic>
              </a:graphicData>
            </a:graphic>
          </wp:inline>
        </w:drawing>
      </w:r>
    </w:p>
    <w:p w:rsidR="00112083" w:rsidRDefault="00112083" w:rsidP="00B537A7">
      <w:pPr>
        <w:ind w:left="1440"/>
        <w:rPr>
          <w:i/>
          <w:iCs/>
          <w:color w:val="000000" w:themeColor="text1"/>
        </w:rPr>
      </w:pPr>
    </w:p>
    <w:p w:rsidR="00B537A7" w:rsidRDefault="00B537A7" w:rsidP="00B537A7">
      <w:pPr>
        <w:ind w:left="1440"/>
        <w:rPr>
          <w:i/>
          <w:iCs/>
          <w:color w:val="000000" w:themeColor="text1"/>
        </w:rPr>
      </w:pPr>
    </w:p>
    <w:p w:rsidR="00B537A7" w:rsidRDefault="00B537A7" w:rsidP="00B537A7">
      <w:pPr>
        <w:ind w:left="1440"/>
        <w:rPr>
          <w:i/>
          <w:iCs/>
          <w:color w:val="000000" w:themeColor="text1"/>
        </w:rPr>
      </w:pPr>
    </w:p>
    <w:p w:rsidR="00B537A7" w:rsidRDefault="00B537A7" w:rsidP="00B537A7">
      <w:pPr>
        <w:ind w:left="1440"/>
        <w:rPr>
          <w:i/>
          <w:iCs/>
          <w:color w:val="000000" w:themeColor="text1"/>
        </w:rPr>
      </w:pPr>
    </w:p>
    <w:p w:rsidR="00B537A7" w:rsidRDefault="00B537A7" w:rsidP="00B537A7">
      <w:pPr>
        <w:ind w:left="1440"/>
        <w:rPr>
          <w:i/>
          <w:iCs/>
          <w:color w:val="000000" w:themeColor="text1"/>
        </w:rPr>
      </w:pPr>
    </w:p>
    <w:p w:rsidR="00B537A7" w:rsidRDefault="00B537A7" w:rsidP="00381EDC">
      <w:pPr>
        <w:rPr>
          <w:i/>
          <w:iCs/>
          <w:color w:val="000000" w:themeColor="text1"/>
        </w:rPr>
      </w:pPr>
    </w:p>
    <w:p w:rsidR="00D452C8" w:rsidRDefault="00D452C8" w:rsidP="00381EDC">
      <w:pPr>
        <w:rPr>
          <w:i/>
          <w:iCs/>
          <w:color w:val="000000" w:themeColor="text1"/>
        </w:rPr>
      </w:pPr>
    </w:p>
    <w:p w:rsidR="00D452C8" w:rsidRDefault="00D452C8" w:rsidP="00381EDC">
      <w:pPr>
        <w:rPr>
          <w:i/>
          <w:iCs/>
          <w:color w:val="000000" w:themeColor="text1"/>
        </w:rPr>
      </w:pPr>
    </w:p>
    <w:p w:rsidR="00D452C8" w:rsidRDefault="00D452C8" w:rsidP="00381EDC">
      <w:pPr>
        <w:rPr>
          <w:i/>
          <w:iCs/>
          <w:color w:val="000000" w:themeColor="text1"/>
        </w:rPr>
      </w:pPr>
    </w:p>
    <w:p w:rsidR="00D452C8" w:rsidRDefault="00D452C8" w:rsidP="00381EDC">
      <w:pPr>
        <w:rPr>
          <w:i/>
          <w:iCs/>
          <w:color w:val="000000" w:themeColor="text1"/>
        </w:rPr>
      </w:pPr>
    </w:p>
    <w:p w:rsidR="00D452C8" w:rsidRDefault="00D452C8" w:rsidP="00381EDC">
      <w:pPr>
        <w:rPr>
          <w:i/>
          <w:iCs/>
          <w:color w:val="000000" w:themeColor="text1"/>
        </w:rPr>
      </w:pPr>
    </w:p>
    <w:p w:rsidR="00B537A7" w:rsidRPr="005B00FA" w:rsidRDefault="00B537A7" w:rsidP="00B537A7">
      <w:pPr>
        <w:pStyle w:val="NormalWeb"/>
        <w:jc w:val="both"/>
        <w:rPr>
          <w:rFonts w:ascii="Algerian" w:hAnsi="Algerian" w:cs="Arial"/>
          <w:i/>
          <w:iCs/>
          <w:color w:val="222222"/>
          <w:sz w:val="36"/>
          <w:szCs w:val="36"/>
          <w:u w:val="wave"/>
        </w:rPr>
      </w:pPr>
      <w:r w:rsidRPr="005B00FA">
        <w:rPr>
          <w:rFonts w:ascii="Algerian" w:hAnsi="Algerian" w:cs="Arial"/>
          <w:i/>
          <w:iCs/>
          <w:color w:val="222222"/>
          <w:sz w:val="36"/>
          <w:szCs w:val="36"/>
          <w:u w:val="wave"/>
        </w:rPr>
        <w:lastRenderedPageBreak/>
        <w:t xml:space="preserve">WORKING PRINCIPLE OF THERMAL </w:t>
      </w:r>
      <w:proofErr w:type="gramStart"/>
      <w:r w:rsidRPr="005B00FA">
        <w:rPr>
          <w:rFonts w:ascii="Algerian" w:hAnsi="Algerian" w:cs="Arial"/>
          <w:i/>
          <w:iCs/>
          <w:color w:val="222222"/>
          <w:sz w:val="36"/>
          <w:szCs w:val="36"/>
          <w:u w:val="wave"/>
        </w:rPr>
        <w:t>SENSOR(</w:t>
      </w:r>
      <w:proofErr w:type="gramEnd"/>
      <w:r w:rsidRPr="005B00FA">
        <w:rPr>
          <w:rFonts w:ascii="Algerian" w:hAnsi="Algerian" w:cs="Arial"/>
          <w:i/>
          <w:iCs/>
          <w:color w:val="222222"/>
          <w:sz w:val="36"/>
          <w:szCs w:val="36"/>
          <w:u w:val="wave"/>
        </w:rPr>
        <w:t>LM35)</w:t>
      </w:r>
    </w:p>
    <w:p w:rsidR="00B537A7" w:rsidRDefault="00B537A7" w:rsidP="00B537A7">
      <w:pPr>
        <w:pStyle w:val="NormalWeb"/>
        <w:jc w:val="both"/>
        <w:rPr>
          <w:rFonts w:ascii="Arial" w:hAnsi="Arial" w:cs="Arial"/>
          <w:color w:val="222222"/>
          <w:sz w:val="36"/>
          <w:szCs w:val="36"/>
        </w:rPr>
      </w:pPr>
    </w:p>
    <w:p w:rsidR="00B537A7" w:rsidRDefault="00B537A7" w:rsidP="005B00FA">
      <w:pPr>
        <w:pStyle w:val="NormalWeb"/>
        <w:numPr>
          <w:ilvl w:val="0"/>
          <w:numId w:val="7"/>
        </w:numPr>
        <w:jc w:val="both"/>
        <w:rPr>
          <w:rFonts w:ascii="Arial" w:hAnsi="Arial" w:cs="Arial"/>
          <w:color w:val="222222"/>
          <w:sz w:val="36"/>
          <w:szCs w:val="36"/>
        </w:rPr>
      </w:pPr>
      <w:r w:rsidRPr="00B537A7">
        <w:rPr>
          <w:rFonts w:ascii="Arial" w:hAnsi="Arial" w:cs="Arial"/>
          <w:color w:val="222222"/>
          <w:sz w:val="36"/>
          <w:szCs w:val="36"/>
        </w:rPr>
        <w:t>The power supply of the LM35 temperature sensor requires 5.5V and it consists of three terminals of a material which perform the operation according to the temperature to vary resistance. When the voltage increases, then the temperature also rises. We can see this operation by using a diode.</w:t>
      </w:r>
    </w:p>
    <w:p w:rsidR="005B00FA" w:rsidRPr="00B537A7" w:rsidRDefault="005B00FA" w:rsidP="005B00FA">
      <w:pPr>
        <w:pStyle w:val="NormalWeb"/>
        <w:jc w:val="both"/>
        <w:rPr>
          <w:rFonts w:ascii="Arial" w:hAnsi="Arial" w:cs="Arial"/>
          <w:color w:val="222222"/>
          <w:sz w:val="36"/>
          <w:szCs w:val="36"/>
        </w:rPr>
      </w:pPr>
    </w:p>
    <w:p w:rsidR="00B537A7" w:rsidRDefault="00B537A7" w:rsidP="005B00FA">
      <w:pPr>
        <w:pStyle w:val="NormalWeb"/>
        <w:numPr>
          <w:ilvl w:val="0"/>
          <w:numId w:val="7"/>
        </w:numPr>
        <w:jc w:val="both"/>
        <w:rPr>
          <w:rFonts w:ascii="Arial" w:hAnsi="Arial" w:cs="Arial"/>
          <w:color w:val="222222"/>
          <w:sz w:val="36"/>
          <w:szCs w:val="36"/>
        </w:rPr>
      </w:pPr>
      <w:r w:rsidRPr="00B537A7">
        <w:rPr>
          <w:rFonts w:ascii="Arial" w:hAnsi="Arial" w:cs="Arial"/>
          <w:color w:val="222222"/>
          <w:sz w:val="36"/>
          <w:szCs w:val="36"/>
        </w:rPr>
        <w:t xml:space="preserve">Temperature sensors directly connected to microprocessor </w:t>
      </w:r>
      <w:proofErr w:type="gramStart"/>
      <w:r w:rsidRPr="00B537A7">
        <w:rPr>
          <w:rFonts w:ascii="Arial" w:hAnsi="Arial" w:cs="Arial"/>
          <w:color w:val="222222"/>
          <w:sz w:val="36"/>
          <w:szCs w:val="36"/>
        </w:rPr>
        <w:t>input,</w:t>
      </w:r>
      <w:proofErr w:type="gramEnd"/>
      <w:r w:rsidRPr="00B537A7">
        <w:rPr>
          <w:rFonts w:ascii="Arial" w:hAnsi="Arial" w:cs="Arial"/>
          <w:color w:val="222222"/>
          <w:sz w:val="36"/>
          <w:szCs w:val="36"/>
        </w:rPr>
        <w:t xml:space="preserve"> therefore it has capable of direct and reliable communication with microprocessors. The sensor unit can communicate effectively with low-cost processors without the need of </w:t>
      </w:r>
      <w:hyperlink r:id="rId15" w:tgtFrame="_blank" w:history="1">
        <w:r w:rsidRPr="00B537A7">
          <w:rPr>
            <w:rStyle w:val="Hyperlink"/>
            <w:rFonts w:ascii="Arial" w:hAnsi="Arial" w:cs="Arial"/>
            <w:color w:val="E8554E"/>
            <w:sz w:val="36"/>
            <w:szCs w:val="36"/>
          </w:rPr>
          <w:t>A/D converters</w:t>
        </w:r>
      </w:hyperlink>
      <w:r w:rsidRPr="00B537A7">
        <w:rPr>
          <w:rFonts w:ascii="Arial" w:hAnsi="Arial" w:cs="Arial"/>
          <w:color w:val="222222"/>
          <w:sz w:val="36"/>
          <w:szCs w:val="36"/>
        </w:rPr>
        <w:t>. The features of LM35 temperature sensor are explained below.</w:t>
      </w:r>
    </w:p>
    <w:p w:rsidR="00B537A7" w:rsidRDefault="00B537A7" w:rsidP="00B537A7">
      <w:pPr>
        <w:pStyle w:val="NormalWeb"/>
        <w:jc w:val="both"/>
        <w:rPr>
          <w:rFonts w:ascii="Arial" w:hAnsi="Arial" w:cs="Arial"/>
          <w:color w:val="222222"/>
          <w:sz w:val="36"/>
          <w:szCs w:val="36"/>
        </w:rPr>
      </w:pPr>
    </w:p>
    <w:p w:rsidR="00B537A7" w:rsidRPr="00B537A7" w:rsidRDefault="00B537A7" w:rsidP="005B00FA">
      <w:pPr>
        <w:pStyle w:val="NormalWeb"/>
        <w:jc w:val="center"/>
        <w:rPr>
          <w:rFonts w:ascii="Arial" w:hAnsi="Arial" w:cs="Arial"/>
          <w:color w:val="222222"/>
          <w:sz w:val="36"/>
          <w:szCs w:val="36"/>
        </w:rPr>
      </w:pPr>
      <w:r>
        <w:rPr>
          <w:noProof/>
        </w:rPr>
        <w:drawing>
          <wp:inline distT="0" distB="0" distL="0" distR="0" wp14:anchorId="70C077CF" wp14:editId="22C12521">
            <wp:extent cx="5214257" cy="3254828"/>
            <wp:effectExtent l="0" t="0" r="5715" b="3175"/>
            <wp:docPr id="3" name="Picture 3" descr="LM35 Tempera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M35 Temperature Sens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119" cy="3257863"/>
                    </a:xfrm>
                    <a:prstGeom prst="rect">
                      <a:avLst/>
                    </a:prstGeom>
                    <a:noFill/>
                    <a:ln>
                      <a:noFill/>
                    </a:ln>
                  </pic:spPr>
                </pic:pic>
              </a:graphicData>
            </a:graphic>
          </wp:inline>
        </w:drawing>
      </w:r>
    </w:p>
    <w:p w:rsidR="00B537A7" w:rsidRDefault="00B537A7" w:rsidP="00B537A7">
      <w:pPr>
        <w:pStyle w:val="Heading4"/>
        <w:jc w:val="both"/>
        <w:rPr>
          <w:rFonts w:asciiTheme="minorBidi" w:hAnsiTheme="minorBidi" w:cs="Arial"/>
          <w:b w:val="0"/>
          <w:bCs w:val="0"/>
          <w:color w:val="222222"/>
          <w:sz w:val="52"/>
          <w:szCs w:val="52"/>
        </w:rPr>
      </w:pPr>
      <w:r w:rsidRPr="005B00FA">
        <w:rPr>
          <w:rFonts w:asciiTheme="minorBidi" w:hAnsiTheme="minorBidi" w:cs="Arial"/>
          <w:b w:val="0"/>
          <w:bCs w:val="0"/>
          <w:color w:val="222222"/>
          <w:sz w:val="52"/>
          <w:szCs w:val="52"/>
        </w:rPr>
        <w:lastRenderedPageBreak/>
        <w:t xml:space="preserve">Features of LM35 Temperature </w:t>
      </w:r>
      <w:proofErr w:type="gramStart"/>
      <w:r w:rsidRPr="005B00FA">
        <w:rPr>
          <w:rFonts w:asciiTheme="minorBidi" w:hAnsiTheme="minorBidi" w:cs="Arial"/>
          <w:b w:val="0"/>
          <w:bCs w:val="0"/>
          <w:color w:val="222222"/>
          <w:sz w:val="52"/>
          <w:szCs w:val="52"/>
        </w:rPr>
        <w:t>Sensor</w:t>
      </w:r>
      <w:r w:rsidR="005B00FA">
        <w:rPr>
          <w:rFonts w:asciiTheme="minorBidi" w:hAnsiTheme="minorBidi" w:cs="Arial"/>
          <w:b w:val="0"/>
          <w:bCs w:val="0"/>
          <w:color w:val="222222"/>
          <w:sz w:val="52"/>
          <w:szCs w:val="52"/>
        </w:rPr>
        <w:t xml:space="preserve"> :</w:t>
      </w:r>
      <w:proofErr w:type="gramEnd"/>
    </w:p>
    <w:p w:rsidR="005B00FA" w:rsidRDefault="005B00FA" w:rsidP="005B00FA"/>
    <w:p w:rsidR="005B00FA" w:rsidRPr="005B00FA" w:rsidRDefault="005B00FA" w:rsidP="005B00FA"/>
    <w:p w:rsidR="005B00FA" w:rsidRPr="005B00FA" w:rsidRDefault="00B537A7" w:rsidP="005B00FA">
      <w:pPr>
        <w:numPr>
          <w:ilvl w:val="0"/>
          <w:numId w:val="1"/>
        </w:numPr>
        <w:spacing w:before="100" w:beforeAutospacing="1" w:after="100" w:afterAutospacing="1" w:line="240" w:lineRule="auto"/>
        <w:jc w:val="both"/>
        <w:rPr>
          <w:rFonts w:ascii="Arial" w:hAnsi="Arial" w:cs="Arial"/>
          <w:color w:val="222222"/>
          <w:sz w:val="40"/>
          <w:szCs w:val="40"/>
        </w:rPr>
      </w:pPr>
      <w:r w:rsidRPr="005B00FA">
        <w:rPr>
          <w:rFonts w:ascii="Arial" w:hAnsi="Arial" w:cs="Arial"/>
          <w:color w:val="222222"/>
          <w:sz w:val="40"/>
          <w:szCs w:val="40"/>
        </w:rPr>
        <w:t>Calibrated directly in ˚ Celsius (Centigrade)</w:t>
      </w:r>
    </w:p>
    <w:p w:rsidR="00B537A7" w:rsidRPr="005B00FA" w:rsidRDefault="00B537A7" w:rsidP="00B537A7">
      <w:pPr>
        <w:numPr>
          <w:ilvl w:val="0"/>
          <w:numId w:val="1"/>
        </w:numPr>
        <w:spacing w:before="100" w:beforeAutospacing="1" w:after="100" w:afterAutospacing="1" w:line="240" w:lineRule="auto"/>
        <w:jc w:val="both"/>
        <w:rPr>
          <w:rFonts w:ascii="Arial" w:hAnsi="Arial" w:cs="Arial"/>
          <w:color w:val="222222"/>
          <w:sz w:val="40"/>
          <w:szCs w:val="40"/>
        </w:rPr>
      </w:pPr>
      <w:r w:rsidRPr="005B00FA">
        <w:rPr>
          <w:rFonts w:ascii="Arial" w:hAnsi="Arial" w:cs="Arial"/>
          <w:color w:val="222222"/>
          <w:sz w:val="40"/>
          <w:szCs w:val="40"/>
        </w:rPr>
        <w:t>Rated for full l −55˚ to +150˚C range</w:t>
      </w:r>
    </w:p>
    <w:p w:rsidR="00B537A7" w:rsidRPr="005B00FA" w:rsidRDefault="00B537A7" w:rsidP="00B537A7">
      <w:pPr>
        <w:numPr>
          <w:ilvl w:val="0"/>
          <w:numId w:val="1"/>
        </w:numPr>
        <w:spacing w:before="100" w:beforeAutospacing="1" w:after="100" w:afterAutospacing="1" w:line="240" w:lineRule="auto"/>
        <w:jc w:val="both"/>
        <w:rPr>
          <w:rFonts w:ascii="Arial" w:hAnsi="Arial" w:cs="Arial"/>
          <w:color w:val="222222"/>
          <w:sz w:val="40"/>
          <w:szCs w:val="40"/>
        </w:rPr>
      </w:pPr>
      <w:r w:rsidRPr="005B00FA">
        <w:rPr>
          <w:rFonts w:ascii="Arial" w:hAnsi="Arial" w:cs="Arial"/>
          <w:color w:val="222222"/>
          <w:sz w:val="40"/>
          <w:szCs w:val="40"/>
        </w:rPr>
        <w:t>Suitable for remote applications</w:t>
      </w:r>
    </w:p>
    <w:p w:rsidR="00B537A7" w:rsidRPr="005B00FA" w:rsidRDefault="00B537A7" w:rsidP="00B537A7">
      <w:pPr>
        <w:numPr>
          <w:ilvl w:val="0"/>
          <w:numId w:val="1"/>
        </w:numPr>
        <w:spacing w:before="100" w:beforeAutospacing="1" w:after="100" w:afterAutospacing="1" w:line="240" w:lineRule="auto"/>
        <w:jc w:val="both"/>
        <w:rPr>
          <w:rFonts w:ascii="Arial" w:hAnsi="Arial" w:cs="Arial"/>
          <w:color w:val="222222"/>
          <w:sz w:val="40"/>
          <w:szCs w:val="40"/>
        </w:rPr>
      </w:pPr>
      <w:r w:rsidRPr="005B00FA">
        <w:rPr>
          <w:rFonts w:ascii="Arial" w:hAnsi="Arial" w:cs="Arial"/>
          <w:color w:val="222222"/>
          <w:sz w:val="40"/>
          <w:szCs w:val="40"/>
        </w:rPr>
        <w:t>Low cost due to wafer-level trimming</w:t>
      </w:r>
    </w:p>
    <w:p w:rsidR="00B537A7" w:rsidRPr="005B00FA" w:rsidRDefault="00B537A7" w:rsidP="00B537A7">
      <w:pPr>
        <w:numPr>
          <w:ilvl w:val="0"/>
          <w:numId w:val="1"/>
        </w:numPr>
        <w:spacing w:before="100" w:beforeAutospacing="1" w:after="100" w:afterAutospacing="1" w:line="240" w:lineRule="auto"/>
        <w:jc w:val="both"/>
        <w:rPr>
          <w:rFonts w:ascii="Arial" w:hAnsi="Arial" w:cs="Arial"/>
          <w:color w:val="222222"/>
          <w:sz w:val="40"/>
          <w:szCs w:val="40"/>
        </w:rPr>
      </w:pPr>
      <w:r w:rsidRPr="005B00FA">
        <w:rPr>
          <w:rFonts w:ascii="Arial" w:hAnsi="Arial" w:cs="Arial"/>
          <w:color w:val="222222"/>
          <w:sz w:val="40"/>
          <w:szCs w:val="40"/>
        </w:rPr>
        <w:t>Operates from 4 to 30 volts</w:t>
      </w:r>
    </w:p>
    <w:p w:rsidR="00B537A7" w:rsidRPr="005B00FA" w:rsidRDefault="00B537A7" w:rsidP="00B537A7">
      <w:pPr>
        <w:numPr>
          <w:ilvl w:val="0"/>
          <w:numId w:val="1"/>
        </w:numPr>
        <w:spacing w:before="100" w:beforeAutospacing="1" w:after="100" w:afterAutospacing="1" w:line="240" w:lineRule="auto"/>
        <w:jc w:val="both"/>
        <w:rPr>
          <w:rFonts w:ascii="Arial" w:hAnsi="Arial" w:cs="Arial"/>
          <w:color w:val="222222"/>
          <w:sz w:val="40"/>
          <w:szCs w:val="40"/>
        </w:rPr>
      </w:pPr>
      <w:r w:rsidRPr="005B00FA">
        <w:rPr>
          <w:rFonts w:ascii="Arial" w:hAnsi="Arial" w:cs="Arial"/>
          <w:color w:val="222222"/>
          <w:sz w:val="40"/>
          <w:szCs w:val="40"/>
        </w:rPr>
        <w:t>Low self-heating,</w:t>
      </w:r>
    </w:p>
    <w:p w:rsidR="00B537A7" w:rsidRPr="005B00FA" w:rsidRDefault="00B537A7" w:rsidP="00B537A7">
      <w:pPr>
        <w:numPr>
          <w:ilvl w:val="0"/>
          <w:numId w:val="1"/>
        </w:numPr>
        <w:spacing w:before="100" w:beforeAutospacing="1" w:after="100" w:afterAutospacing="1" w:line="240" w:lineRule="auto"/>
        <w:jc w:val="both"/>
        <w:rPr>
          <w:rFonts w:ascii="Arial" w:hAnsi="Arial" w:cs="Arial"/>
          <w:color w:val="222222"/>
          <w:sz w:val="40"/>
          <w:szCs w:val="40"/>
        </w:rPr>
      </w:pPr>
      <w:r w:rsidRPr="005B00FA">
        <w:rPr>
          <w:rFonts w:ascii="Arial" w:hAnsi="Arial" w:cs="Arial"/>
          <w:color w:val="222222"/>
          <w:sz w:val="40"/>
          <w:szCs w:val="40"/>
        </w:rPr>
        <w:t>±1/4˚C of typical nonlinearity</w:t>
      </w:r>
    </w:p>
    <w:p w:rsidR="00B537A7" w:rsidRPr="005B00FA" w:rsidRDefault="00B537A7" w:rsidP="00B537A7">
      <w:pPr>
        <w:ind w:left="1440"/>
        <w:rPr>
          <w:i/>
          <w:iCs/>
          <w:color w:val="000000" w:themeColor="text1"/>
          <w:sz w:val="40"/>
          <w:szCs w:val="40"/>
        </w:rPr>
      </w:pPr>
    </w:p>
    <w:p w:rsidR="00D452C8" w:rsidRPr="005B00FA" w:rsidRDefault="00D452C8" w:rsidP="00B537A7">
      <w:pPr>
        <w:ind w:left="1440"/>
        <w:rPr>
          <w:i/>
          <w:iCs/>
          <w:color w:val="000000" w:themeColor="text1"/>
          <w:sz w:val="40"/>
          <w:szCs w:val="40"/>
        </w:rPr>
      </w:pPr>
    </w:p>
    <w:p w:rsidR="00D452C8" w:rsidRPr="005B00FA" w:rsidRDefault="00D452C8">
      <w:pPr>
        <w:rPr>
          <w:i/>
          <w:iCs/>
          <w:color w:val="000000" w:themeColor="text1"/>
          <w:sz w:val="40"/>
          <w:szCs w:val="40"/>
        </w:rPr>
      </w:pPr>
      <w:r w:rsidRPr="005B00FA">
        <w:rPr>
          <w:i/>
          <w:iCs/>
          <w:color w:val="000000" w:themeColor="text1"/>
          <w:sz w:val="40"/>
          <w:szCs w:val="40"/>
        </w:rPr>
        <w:br w:type="page"/>
      </w:r>
    </w:p>
    <w:p w:rsidR="00D452C8" w:rsidRPr="000F4E8C" w:rsidRDefault="000F4E8C" w:rsidP="000F4E8C">
      <w:pPr>
        <w:ind w:left="1440"/>
        <w:jc w:val="both"/>
        <w:rPr>
          <w:rFonts w:ascii="Algerian" w:hAnsi="Algerian"/>
          <w:i/>
          <w:iCs/>
          <w:color w:val="000000" w:themeColor="text1"/>
          <w:sz w:val="72"/>
          <w:szCs w:val="72"/>
        </w:rPr>
      </w:pPr>
      <w:r w:rsidRPr="000F4E8C">
        <w:rPr>
          <w:rFonts w:ascii="Algerian" w:hAnsi="Algerian"/>
          <w:i/>
          <w:iCs/>
          <w:color w:val="000000" w:themeColor="text1"/>
          <w:sz w:val="72"/>
          <w:szCs w:val="72"/>
        </w:rPr>
        <w:lastRenderedPageBreak/>
        <w:t xml:space="preserve">BLOCK </w:t>
      </w:r>
      <w:proofErr w:type="gramStart"/>
      <w:r w:rsidRPr="000F4E8C">
        <w:rPr>
          <w:rFonts w:ascii="Algerian" w:hAnsi="Algerian"/>
          <w:i/>
          <w:iCs/>
          <w:color w:val="000000" w:themeColor="text1"/>
          <w:sz w:val="72"/>
          <w:szCs w:val="72"/>
        </w:rPr>
        <w:t>DIAGRAM :</w:t>
      </w:r>
      <w:proofErr w:type="gramEnd"/>
    </w:p>
    <w:p w:rsidR="00D452C8" w:rsidRDefault="00D452C8" w:rsidP="00D452C8">
      <w:pPr>
        <w:tabs>
          <w:tab w:val="left" w:pos="1653"/>
        </w:tabs>
        <w:rPr>
          <w:sz w:val="36"/>
          <w:szCs w:val="36"/>
        </w:rPr>
      </w:pPr>
      <w:r>
        <w:rPr>
          <w:sz w:val="36"/>
          <w:szCs w:val="36"/>
        </w:rPr>
        <w:tab/>
      </w:r>
    </w:p>
    <w:p w:rsidR="00000000" w:rsidRPr="009C2F30" w:rsidRDefault="005B00FA" w:rsidP="009C2F30">
      <w:pPr>
        <w:tabs>
          <w:tab w:val="left" w:pos="1653"/>
        </w:tabs>
        <w:rPr>
          <w:sz w:val="36"/>
          <w:szCs w:val="36"/>
        </w:rPr>
      </w:pPr>
      <w:r w:rsidRPr="00D452C8">
        <w:rPr>
          <w:i/>
          <w:iCs/>
          <w:color w:val="000000" w:themeColor="text1"/>
          <w:sz w:val="36"/>
          <w:szCs w:val="36"/>
        </w:rPr>
        <w:drawing>
          <wp:inline distT="0" distB="0" distL="0" distR="0" wp14:anchorId="359C54E3" wp14:editId="49716274">
            <wp:extent cx="5878286" cy="7315200"/>
            <wp:effectExtent l="0" t="0" r="8255" b="0"/>
            <wp:docPr id="1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873935" cy="7309785"/>
                    </a:xfrm>
                    <a:prstGeom prst="rect">
                      <a:avLst/>
                    </a:prstGeom>
                  </pic:spPr>
                </pic:pic>
              </a:graphicData>
            </a:graphic>
          </wp:inline>
        </w:drawing>
      </w:r>
    </w:p>
    <w:p w:rsidR="009C2F30" w:rsidRDefault="009C2F30" w:rsidP="009C2F30">
      <w:pPr>
        <w:pStyle w:val="Heading1"/>
        <w:shd w:val="clear" w:color="auto" w:fill="FFFFFF"/>
        <w:spacing w:before="300" w:after="150"/>
        <w:rPr>
          <w:rFonts w:ascii="Algerian" w:hAnsi="Algerian" w:cs="Arial"/>
          <w:b w:val="0"/>
          <w:bCs w:val="0"/>
          <w:color w:val="272727"/>
          <w:sz w:val="72"/>
          <w:szCs w:val="72"/>
        </w:rPr>
      </w:pPr>
      <w:r w:rsidRPr="009C2F30">
        <w:rPr>
          <w:rFonts w:ascii="Algerian" w:hAnsi="Algerian"/>
          <w:sz w:val="72"/>
          <w:szCs w:val="72"/>
        </w:rPr>
        <w:br w:type="page"/>
      </w:r>
      <w:r w:rsidRPr="009C2F30">
        <w:rPr>
          <w:rFonts w:ascii="Algerian" w:hAnsi="Algerian" w:cs="Arial"/>
          <w:b w:val="0"/>
          <w:bCs w:val="0"/>
          <w:color w:val="272727"/>
          <w:sz w:val="72"/>
          <w:szCs w:val="72"/>
        </w:rPr>
        <w:lastRenderedPageBreak/>
        <w:t xml:space="preserve">Project </w:t>
      </w:r>
      <w:proofErr w:type="gramStart"/>
      <w:r w:rsidRPr="009C2F30">
        <w:rPr>
          <w:rFonts w:ascii="Algerian" w:hAnsi="Algerian" w:cs="Arial"/>
          <w:b w:val="0"/>
          <w:bCs w:val="0"/>
          <w:color w:val="272727"/>
          <w:sz w:val="72"/>
          <w:szCs w:val="72"/>
        </w:rPr>
        <w:t>Description</w:t>
      </w:r>
      <w:r>
        <w:rPr>
          <w:rFonts w:ascii="Algerian" w:hAnsi="Algerian" w:cs="Arial"/>
          <w:b w:val="0"/>
          <w:bCs w:val="0"/>
          <w:color w:val="272727"/>
          <w:sz w:val="72"/>
          <w:szCs w:val="72"/>
        </w:rPr>
        <w:t xml:space="preserve"> :</w:t>
      </w:r>
      <w:proofErr w:type="gramEnd"/>
    </w:p>
    <w:p w:rsidR="009C2F30" w:rsidRDefault="009C2F30" w:rsidP="009C2F30"/>
    <w:p w:rsidR="009C2F30" w:rsidRPr="009C2F30" w:rsidRDefault="009C2F30" w:rsidP="009C2F30"/>
    <w:p w:rsidR="009C2F30" w:rsidRPr="009C2F30" w:rsidRDefault="009C2F30" w:rsidP="009C2F30">
      <w:pPr>
        <w:pStyle w:val="ListParagraph"/>
        <w:numPr>
          <w:ilvl w:val="0"/>
          <w:numId w:val="10"/>
        </w:numPr>
        <w:shd w:val="clear" w:color="auto" w:fill="FFFFFF"/>
        <w:rPr>
          <w:rFonts w:ascii="Arial" w:hAnsi="Arial" w:cs="Arial"/>
          <w:color w:val="171D20"/>
          <w:sz w:val="36"/>
          <w:szCs w:val="36"/>
        </w:rPr>
      </w:pPr>
      <w:r w:rsidRPr="009C2F30">
        <w:rPr>
          <w:rFonts w:ascii="Arial" w:hAnsi="Arial" w:cs="Arial"/>
          <w:color w:val="171D20"/>
          <w:sz w:val="36"/>
          <w:szCs w:val="36"/>
        </w:rPr>
        <w:t>Keeping track of the health status of the patient at home is a difficult. Especially old age patients should be periodically monitored and their loved ones need to be informed about their health status from time to time while at work. So we propose an innovative system that automated this task with ease. Our system puts forward a smart patient health tracking system that uses Sensors to track patient health and alerts the care takers in case of emergencies.</w:t>
      </w:r>
    </w:p>
    <w:p w:rsidR="009C2F30" w:rsidRPr="009C2F30" w:rsidRDefault="009C2F30" w:rsidP="009C2F30">
      <w:pPr>
        <w:shd w:val="clear" w:color="auto" w:fill="FFFFFF"/>
        <w:rPr>
          <w:rFonts w:ascii="Arial" w:hAnsi="Arial" w:cs="Arial"/>
          <w:color w:val="171D20"/>
          <w:sz w:val="36"/>
          <w:szCs w:val="36"/>
        </w:rPr>
      </w:pPr>
    </w:p>
    <w:p w:rsidR="009C2F30" w:rsidRPr="009C2F30" w:rsidRDefault="009C2F30" w:rsidP="009C2F30">
      <w:pPr>
        <w:pStyle w:val="ListParagraph"/>
        <w:numPr>
          <w:ilvl w:val="0"/>
          <w:numId w:val="10"/>
        </w:numPr>
        <w:shd w:val="clear" w:color="auto" w:fill="FFFFFF"/>
        <w:rPr>
          <w:rFonts w:ascii="Arial" w:hAnsi="Arial" w:cs="Arial"/>
          <w:color w:val="171D20"/>
          <w:sz w:val="36"/>
          <w:szCs w:val="36"/>
        </w:rPr>
      </w:pPr>
      <w:r w:rsidRPr="009C2F30">
        <w:rPr>
          <w:rFonts w:ascii="Arial" w:hAnsi="Arial" w:cs="Arial"/>
          <w:color w:val="171D20"/>
          <w:sz w:val="36"/>
          <w:szCs w:val="36"/>
        </w:rPr>
        <w:t>By using sensors we can check the health parameters of the elders and these sensor values are sent to IBM Watson cloud and those values are stored in the database. These values are then visualized on the user interface which is created using node red of IBM Watson services. These values are also sent to mobile application and whenever there is case of emergency notifications are sent to desired persons.</w:t>
      </w:r>
    </w:p>
    <w:p w:rsidR="009C2F30" w:rsidRDefault="009C2F30">
      <w:pPr>
        <w:rPr>
          <w:sz w:val="36"/>
          <w:szCs w:val="36"/>
        </w:rPr>
      </w:pPr>
    </w:p>
    <w:p w:rsidR="009C2F30" w:rsidRDefault="009C2F30">
      <w:pPr>
        <w:rPr>
          <w:sz w:val="36"/>
          <w:szCs w:val="36"/>
        </w:rPr>
      </w:pPr>
    </w:p>
    <w:p w:rsidR="00250E98" w:rsidRDefault="00250E98" w:rsidP="00D452C8">
      <w:pPr>
        <w:tabs>
          <w:tab w:val="left" w:pos="1653"/>
        </w:tabs>
        <w:rPr>
          <w:sz w:val="36"/>
          <w:szCs w:val="36"/>
        </w:rPr>
      </w:pPr>
    </w:p>
    <w:p w:rsidR="00250E98" w:rsidRDefault="00250E98" w:rsidP="00250E98">
      <w:pPr>
        <w:tabs>
          <w:tab w:val="left" w:pos="1653"/>
        </w:tabs>
        <w:rPr>
          <w:rFonts w:ascii="Algerian" w:hAnsi="Algerian"/>
          <w:b/>
          <w:bCs/>
          <w:i/>
          <w:iCs/>
          <w:sz w:val="52"/>
          <w:szCs w:val="52"/>
        </w:rPr>
      </w:pPr>
      <w:r w:rsidRPr="000F4E8C">
        <w:rPr>
          <w:rFonts w:ascii="Algerian" w:hAnsi="Algerian"/>
          <w:b/>
          <w:bCs/>
          <w:i/>
          <w:iCs/>
          <w:sz w:val="52"/>
          <w:szCs w:val="52"/>
        </w:rPr>
        <w:lastRenderedPageBreak/>
        <w:t xml:space="preserve">READING THE VALUES FROM THE </w:t>
      </w:r>
      <w:proofErr w:type="gramStart"/>
      <w:r w:rsidRPr="000F4E8C">
        <w:rPr>
          <w:rFonts w:ascii="Algerian" w:hAnsi="Algerian"/>
          <w:b/>
          <w:bCs/>
          <w:i/>
          <w:iCs/>
          <w:sz w:val="52"/>
          <w:szCs w:val="52"/>
        </w:rPr>
        <w:t>DEVICE</w:t>
      </w:r>
      <w:r w:rsidR="000F4E8C">
        <w:rPr>
          <w:rFonts w:ascii="Algerian" w:hAnsi="Algerian"/>
          <w:b/>
          <w:bCs/>
          <w:i/>
          <w:iCs/>
          <w:sz w:val="52"/>
          <w:szCs w:val="52"/>
        </w:rPr>
        <w:t xml:space="preserve"> :</w:t>
      </w:r>
      <w:proofErr w:type="gramEnd"/>
    </w:p>
    <w:p w:rsidR="000F4E8C" w:rsidRPr="000F4E8C" w:rsidRDefault="000F4E8C" w:rsidP="00250E98">
      <w:pPr>
        <w:tabs>
          <w:tab w:val="left" w:pos="1653"/>
        </w:tabs>
        <w:rPr>
          <w:rFonts w:ascii="Algerian" w:hAnsi="Algerian"/>
          <w:sz w:val="52"/>
          <w:szCs w:val="52"/>
        </w:rPr>
      </w:pPr>
    </w:p>
    <w:p w:rsidR="00D452C8" w:rsidRDefault="00D452C8" w:rsidP="00D452C8">
      <w:pPr>
        <w:tabs>
          <w:tab w:val="left" w:pos="1653"/>
        </w:tabs>
        <w:rPr>
          <w:sz w:val="36"/>
          <w:szCs w:val="36"/>
        </w:rPr>
      </w:pPr>
    </w:p>
    <w:p w:rsidR="00250E98" w:rsidRDefault="00250E98" w:rsidP="00D452C8">
      <w:pPr>
        <w:tabs>
          <w:tab w:val="left" w:pos="1653"/>
        </w:tabs>
        <w:rPr>
          <w:sz w:val="36"/>
          <w:szCs w:val="36"/>
        </w:rPr>
      </w:pPr>
      <w:r w:rsidRPr="00250E98">
        <w:rPr>
          <w:sz w:val="36"/>
          <w:szCs w:val="36"/>
        </w:rPr>
        <w:drawing>
          <wp:inline distT="0" distB="0" distL="0" distR="0" wp14:anchorId="29C9C425" wp14:editId="3C768773">
            <wp:extent cx="6350000" cy="4483100"/>
            <wp:effectExtent l="0" t="0" r="0" b="0"/>
            <wp:docPr id="13"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57839" cy="4488634"/>
                    </a:xfrm>
                    <a:prstGeom prst="rect">
                      <a:avLst/>
                    </a:prstGeom>
                  </pic:spPr>
                </pic:pic>
              </a:graphicData>
            </a:graphic>
          </wp:inline>
        </w:drawing>
      </w:r>
    </w:p>
    <w:p w:rsidR="00250E98" w:rsidRDefault="00250E98" w:rsidP="00D452C8">
      <w:pPr>
        <w:tabs>
          <w:tab w:val="left" w:pos="1653"/>
        </w:tabs>
        <w:rPr>
          <w:sz w:val="36"/>
          <w:szCs w:val="36"/>
        </w:rPr>
      </w:pPr>
    </w:p>
    <w:p w:rsidR="00250E98" w:rsidRDefault="00250E98" w:rsidP="00D452C8">
      <w:pPr>
        <w:tabs>
          <w:tab w:val="left" w:pos="1653"/>
        </w:tabs>
        <w:rPr>
          <w:sz w:val="36"/>
          <w:szCs w:val="36"/>
        </w:rPr>
      </w:pPr>
    </w:p>
    <w:p w:rsidR="00250E98" w:rsidRDefault="00250E98" w:rsidP="00D452C8">
      <w:pPr>
        <w:tabs>
          <w:tab w:val="left" w:pos="1653"/>
        </w:tabs>
        <w:rPr>
          <w:sz w:val="36"/>
          <w:szCs w:val="36"/>
        </w:rPr>
      </w:pPr>
    </w:p>
    <w:p w:rsidR="00250E98" w:rsidRDefault="00250E98" w:rsidP="00D452C8">
      <w:pPr>
        <w:tabs>
          <w:tab w:val="left" w:pos="1653"/>
        </w:tabs>
        <w:rPr>
          <w:sz w:val="36"/>
          <w:szCs w:val="36"/>
        </w:rPr>
      </w:pPr>
    </w:p>
    <w:p w:rsidR="00250E98" w:rsidRDefault="00250E98" w:rsidP="00D452C8">
      <w:pPr>
        <w:tabs>
          <w:tab w:val="left" w:pos="1653"/>
        </w:tabs>
        <w:rPr>
          <w:sz w:val="36"/>
          <w:szCs w:val="36"/>
        </w:rPr>
      </w:pPr>
    </w:p>
    <w:p w:rsidR="00306CA8" w:rsidRPr="00306CA8" w:rsidRDefault="00306CA8" w:rsidP="00306CA8">
      <w:pPr>
        <w:pStyle w:val="Heading1"/>
        <w:shd w:val="clear" w:color="auto" w:fill="FFFFFF"/>
        <w:spacing w:before="300" w:after="150"/>
        <w:rPr>
          <w:rFonts w:ascii="Algerian" w:hAnsi="Algerian" w:cs="Arial"/>
          <w:b w:val="0"/>
          <w:bCs w:val="0"/>
          <w:color w:val="272727"/>
          <w:sz w:val="72"/>
          <w:szCs w:val="72"/>
        </w:rPr>
      </w:pPr>
      <w:r w:rsidRPr="00306CA8">
        <w:rPr>
          <w:rFonts w:ascii="Algerian" w:hAnsi="Algerian" w:cs="Arial"/>
          <w:b w:val="0"/>
          <w:bCs w:val="0"/>
          <w:color w:val="272727"/>
          <w:sz w:val="72"/>
          <w:szCs w:val="72"/>
        </w:rPr>
        <w:t xml:space="preserve">Project </w:t>
      </w:r>
      <w:proofErr w:type="gramStart"/>
      <w:r w:rsidRPr="00306CA8">
        <w:rPr>
          <w:rFonts w:ascii="Algerian" w:hAnsi="Algerian" w:cs="Arial"/>
          <w:b w:val="0"/>
          <w:bCs w:val="0"/>
          <w:color w:val="272727"/>
          <w:sz w:val="72"/>
          <w:szCs w:val="72"/>
        </w:rPr>
        <w:t>Highlights</w:t>
      </w:r>
      <w:r>
        <w:rPr>
          <w:rFonts w:ascii="Algerian" w:hAnsi="Algerian" w:cs="Arial"/>
          <w:b w:val="0"/>
          <w:bCs w:val="0"/>
          <w:color w:val="272727"/>
          <w:sz w:val="72"/>
          <w:szCs w:val="72"/>
        </w:rPr>
        <w:t xml:space="preserve"> :</w:t>
      </w:r>
      <w:proofErr w:type="gramEnd"/>
    </w:p>
    <w:p w:rsidR="00306CA8" w:rsidRPr="00306CA8" w:rsidRDefault="00306CA8" w:rsidP="00306CA8">
      <w:pPr>
        <w:numPr>
          <w:ilvl w:val="0"/>
          <w:numId w:val="8"/>
        </w:numPr>
        <w:shd w:val="clear" w:color="auto" w:fill="FFFFFF"/>
        <w:spacing w:before="100" w:beforeAutospacing="1" w:after="100" w:afterAutospacing="1" w:line="435" w:lineRule="atLeast"/>
        <w:rPr>
          <w:rFonts w:ascii="Arial" w:hAnsi="Arial" w:cs="Arial"/>
          <w:color w:val="171D20"/>
          <w:sz w:val="36"/>
          <w:szCs w:val="36"/>
        </w:rPr>
      </w:pPr>
      <w:r w:rsidRPr="00306CA8">
        <w:rPr>
          <w:rFonts w:ascii="Arial" w:hAnsi="Arial" w:cs="Arial"/>
          <w:color w:val="171D20"/>
          <w:sz w:val="36"/>
          <w:szCs w:val="36"/>
        </w:rPr>
        <w:t>Working with IBM Watson cloud services</w:t>
      </w:r>
    </w:p>
    <w:p w:rsidR="00306CA8" w:rsidRPr="00306CA8" w:rsidRDefault="00306CA8" w:rsidP="00306CA8">
      <w:pPr>
        <w:numPr>
          <w:ilvl w:val="0"/>
          <w:numId w:val="8"/>
        </w:numPr>
        <w:shd w:val="clear" w:color="auto" w:fill="FFFFFF"/>
        <w:spacing w:before="100" w:beforeAutospacing="1" w:after="100" w:afterAutospacing="1" w:line="435" w:lineRule="atLeast"/>
        <w:rPr>
          <w:rFonts w:ascii="Arial" w:hAnsi="Arial" w:cs="Arial"/>
          <w:color w:val="171D20"/>
          <w:sz w:val="36"/>
          <w:szCs w:val="36"/>
        </w:rPr>
      </w:pPr>
      <w:r w:rsidRPr="00306CA8">
        <w:rPr>
          <w:rFonts w:ascii="Arial" w:hAnsi="Arial" w:cs="Arial"/>
          <w:color w:val="171D20"/>
          <w:sz w:val="36"/>
          <w:szCs w:val="36"/>
        </w:rPr>
        <w:t>Accessing Sensor data from anywhere in the world.</w:t>
      </w:r>
    </w:p>
    <w:p w:rsidR="00306CA8" w:rsidRPr="00306CA8" w:rsidRDefault="00306CA8" w:rsidP="00306CA8">
      <w:pPr>
        <w:numPr>
          <w:ilvl w:val="0"/>
          <w:numId w:val="8"/>
        </w:numPr>
        <w:shd w:val="clear" w:color="auto" w:fill="FFFFFF"/>
        <w:spacing w:before="100" w:beforeAutospacing="1" w:after="100" w:afterAutospacing="1" w:line="435" w:lineRule="atLeast"/>
        <w:rPr>
          <w:rFonts w:ascii="Arial" w:hAnsi="Arial" w:cs="Arial"/>
          <w:color w:val="171D20"/>
          <w:sz w:val="36"/>
          <w:szCs w:val="36"/>
        </w:rPr>
      </w:pPr>
      <w:r w:rsidRPr="00306CA8">
        <w:rPr>
          <w:rFonts w:ascii="Arial" w:hAnsi="Arial" w:cs="Arial"/>
          <w:color w:val="171D20"/>
          <w:sz w:val="36"/>
          <w:szCs w:val="36"/>
        </w:rPr>
        <w:t>Notifications and SMS are triggered based on sensor values automatically.</w:t>
      </w:r>
    </w:p>
    <w:p w:rsidR="00306CA8" w:rsidRPr="00306CA8" w:rsidRDefault="00306CA8" w:rsidP="00306CA8">
      <w:pPr>
        <w:numPr>
          <w:ilvl w:val="0"/>
          <w:numId w:val="8"/>
        </w:numPr>
        <w:shd w:val="clear" w:color="auto" w:fill="FFFFFF"/>
        <w:spacing w:before="100" w:beforeAutospacing="1" w:after="100" w:afterAutospacing="1" w:line="435" w:lineRule="atLeast"/>
        <w:rPr>
          <w:rFonts w:ascii="Arial" w:hAnsi="Arial" w:cs="Arial"/>
          <w:color w:val="171D20"/>
          <w:sz w:val="36"/>
          <w:szCs w:val="36"/>
        </w:rPr>
      </w:pPr>
      <w:r w:rsidRPr="00306CA8">
        <w:rPr>
          <w:rFonts w:ascii="Arial" w:hAnsi="Arial" w:cs="Arial"/>
          <w:color w:val="171D20"/>
          <w:sz w:val="36"/>
          <w:szCs w:val="36"/>
        </w:rPr>
        <w:t>Reduces the need for a caretaker to be assigned to each patient.</w:t>
      </w:r>
    </w:p>
    <w:p w:rsidR="00306CA8" w:rsidRDefault="00306CA8" w:rsidP="00306CA8">
      <w:pPr>
        <w:numPr>
          <w:ilvl w:val="0"/>
          <w:numId w:val="8"/>
        </w:numPr>
        <w:shd w:val="clear" w:color="auto" w:fill="FFFFFF"/>
        <w:spacing w:before="100" w:beforeAutospacing="1" w:after="100" w:afterAutospacing="1" w:line="435" w:lineRule="atLeast"/>
        <w:rPr>
          <w:rFonts w:ascii="Arial" w:hAnsi="Arial" w:cs="Arial"/>
          <w:color w:val="171D20"/>
          <w:sz w:val="36"/>
          <w:szCs w:val="36"/>
        </w:rPr>
      </w:pPr>
      <w:r w:rsidRPr="00306CA8">
        <w:rPr>
          <w:rFonts w:ascii="Arial" w:hAnsi="Arial" w:cs="Arial"/>
          <w:color w:val="171D20"/>
          <w:sz w:val="36"/>
          <w:szCs w:val="36"/>
        </w:rPr>
        <w:t>Even the Family members can monitor the health status of their loved ones from anywhere in the world.</w:t>
      </w:r>
    </w:p>
    <w:p w:rsidR="00306CA8" w:rsidRPr="00306CA8" w:rsidRDefault="00306CA8" w:rsidP="00306CA8">
      <w:pPr>
        <w:shd w:val="clear" w:color="auto" w:fill="FFFFFF"/>
        <w:spacing w:before="100" w:beforeAutospacing="1" w:after="100" w:afterAutospacing="1" w:line="435" w:lineRule="atLeast"/>
        <w:ind w:left="720"/>
        <w:rPr>
          <w:rFonts w:ascii="Arial" w:hAnsi="Arial" w:cs="Arial"/>
          <w:color w:val="171D20"/>
          <w:sz w:val="36"/>
          <w:szCs w:val="36"/>
        </w:rPr>
      </w:pPr>
      <w:r w:rsidRPr="00250E98">
        <w:rPr>
          <w:sz w:val="36"/>
          <w:szCs w:val="36"/>
        </w:rPr>
        <w:drawing>
          <wp:inline distT="0" distB="0" distL="0" distR="0" wp14:anchorId="2C405D98" wp14:editId="3C53675C">
            <wp:extent cx="5118100" cy="3911600"/>
            <wp:effectExtent l="0" t="0" r="6350" b="0"/>
            <wp:docPr id="2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19359" cy="3912562"/>
                    </a:xfrm>
                    <a:prstGeom prst="rect">
                      <a:avLst/>
                    </a:prstGeom>
                  </pic:spPr>
                </pic:pic>
              </a:graphicData>
            </a:graphic>
          </wp:inline>
        </w:drawing>
      </w:r>
    </w:p>
    <w:p w:rsidR="00250E98" w:rsidRPr="00306CA8" w:rsidRDefault="00250E98" w:rsidP="00D452C8">
      <w:pPr>
        <w:tabs>
          <w:tab w:val="left" w:pos="1653"/>
        </w:tabs>
        <w:rPr>
          <w:sz w:val="36"/>
          <w:szCs w:val="36"/>
        </w:rPr>
      </w:pPr>
    </w:p>
    <w:p w:rsidR="00250E98" w:rsidRDefault="00250E98" w:rsidP="00D452C8">
      <w:pPr>
        <w:tabs>
          <w:tab w:val="left" w:pos="1653"/>
        </w:tabs>
        <w:rPr>
          <w:sz w:val="36"/>
          <w:szCs w:val="36"/>
        </w:rPr>
      </w:pPr>
    </w:p>
    <w:p w:rsidR="00306CA8" w:rsidRDefault="00306CA8" w:rsidP="00D452C8">
      <w:pPr>
        <w:tabs>
          <w:tab w:val="left" w:pos="1653"/>
        </w:tabs>
        <w:rPr>
          <w:sz w:val="36"/>
          <w:szCs w:val="36"/>
        </w:rPr>
      </w:pPr>
      <w:r w:rsidRPr="00250E98">
        <w:rPr>
          <w:sz w:val="36"/>
          <w:szCs w:val="36"/>
        </w:rPr>
        <w:drawing>
          <wp:inline distT="0" distB="0" distL="0" distR="0" wp14:anchorId="211F38DF" wp14:editId="45D594C2">
            <wp:extent cx="5372100" cy="8128000"/>
            <wp:effectExtent l="0" t="0" r="0" b="635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71248" cy="8126711"/>
                    </a:xfrm>
                    <a:prstGeom prst="rect">
                      <a:avLst/>
                    </a:prstGeom>
                  </pic:spPr>
                </pic:pic>
              </a:graphicData>
            </a:graphic>
          </wp:inline>
        </w:drawing>
      </w:r>
    </w:p>
    <w:p w:rsidR="00250E98" w:rsidRDefault="00250E98" w:rsidP="00D452C8">
      <w:pPr>
        <w:tabs>
          <w:tab w:val="left" w:pos="1653"/>
        </w:tabs>
        <w:rPr>
          <w:rFonts w:ascii="Algerian" w:hAnsi="Algerian"/>
          <w:b/>
          <w:bCs/>
          <w:i/>
          <w:iCs/>
          <w:sz w:val="56"/>
          <w:szCs w:val="56"/>
        </w:rPr>
      </w:pPr>
      <w:r w:rsidRPr="00086455">
        <w:rPr>
          <w:rFonts w:ascii="Algerian" w:hAnsi="Algerian"/>
          <w:b/>
          <w:bCs/>
          <w:i/>
          <w:iCs/>
          <w:sz w:val="56"/>
          <w:szCs w:val="56"/>
        </w:rPr>
        <w:lastRenderedPageBreak/>
        <w:t xml:space="preserve">GRAPHICAL </w:t>
      </w:r>
      <w:proofErr w:type="gramStart"/>
      <w:r w:rsidRPr="00086455">
        <w:rPr>
          <w:rFonts w:ascii="Algerian" w:hAnsi="Algerian"/>
          <w:b/>
          <w:bCs/>
          <w:i/>
          <w:iCs/>
          <w:sz w:val="56"/>
          <w:szCs w:val="56"/>
        </w:rPr>
        <w:t>REPRESENTATION</w:t>
      </w:r>
      <w:r w:rsidR="00086455">
        <w:rPr>
          <w:rFonts w:ascii="Algerian" w:hAnsi="Algerian"/>
          <w:b/>
          <w:bCs/>
          <w:i/>
          <w:iCs/>
          <w:sz w:val="56"/>
          <w:szCs w:val="56"/>
        </w:rPr>
        <w:t xml:space="preserve"> :</w:t>
      </w:r>
      <w:proofErr w:type="gramEnd"/>
    </w:p>
    <w:p w:rsidR="00086455" w:rsidRPr="00086455" w:rsidRDefault="00086455" w:rsidP="00D452C8">
      <w:pPr>
        <w:tabs>
          <w:tab w:val="left" w:pos="1653"/>
        </w:tabs>
        <w:rPr>
          <w:rFonts w:ascii="Algerian" w:hAnsi="Algerian"/>
          <w:b/>
          <w:bCs/>
          <w:i/>
          <w:iCs/>
          <w:sz w:val="56"/>
          <w:szCs w:val="56"/>
        </w:rPr>
      </w:pPr>
    </w:p>
    <w:p w:rsidR="00250E98" w:rsidRDefault="00250E98" w:rsidP="00D452C8">
      <w:pPr>
        <w:tabs>
          <w:tab w:val="left" w:pos="1653"/>
        </w:tabs>
        <w:rPr>
          <w:sz w:val="36"/>
          <w:szCs w:val="36"/>
        </w:rPr>
      </w:pPr>
      <w:r w:rsidRPr="00250E98">
        <w:rPr>
          <w:sz w:val="36"/>
          <w:szCs w:val="36"/>
        </w:rPr>
        <w:drawing>
          <wp:inline distT="0" distB="0" distL="0" distR="0" wp14:anchorId="4B6A171F" wp14:editId="4005E304">
            <wp:extent cx="6197600" cy="4813300"/>
            <wp:effectExtent l="0" t="0" r="0" b="6350"/>
            <wp:docPr id="1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91712" cy="4808727"/>
                    </a:xfrm>
                    <a:prstGeom prst="rect">
                      <a:avLst/>
                    </a:prstGeom>
                  </pic:spPr>
                </pic:pic>
              </a:graphicData>
            </a:graphic>
          </wp:inline>
        </w:drawing>
      </w:r>
    </w:p>
    <w:p w:rsidR="009C2F30" w:rsidRDefault="009C2F30" w:rsidP="00D452C8">
      <w:pPr>
        <w:tabs>
          <w:tab w:val="left" w:pos="1653"/>
        </w:tabs>
        <w:rPr>
          <w:sz w:val="36"/>
          <w:szCs w:val="36"/>
        </w:rPr>
      </w:pPr>
    </w:p>
    <w:p w:rsidR="009C2F30" w:rsidRDefault="009C2F30" w:rsidP="009C2F30">
      <w:pPr>
        <w:tabs>
          <w:tab w:val="left" w:pos="1653"/>
        </w:tabs>
        <w:rPr>
          <w:sz w:val="36"/>
          <w:szCs w:val="36"/>
        </w:rPr>
      </w:pPr>
    </w:p>
    <w:p w:rsidR="009C2F30" w:rsidRDefault="009C2F30">
      <w:pPr>
        <w:rPr>
          <w:sz w:val="36"/>
          <w:szCs w:val="36"/>
        </w:rPr>
      </w:pPr>
      <w:r>
        <w:rPr>
          <w:sz w:val="36"/>
          <w:szCs w:val="36"/>
        </w:rPr>
        <w:br w:type="page"/>
      </w:r>
    </w:p>
    <w:p w:rsidR="009C2F30" w:rsidRDefault="00E540E4" w:rsidP="009C2F30">
      <w:pPr>
        <w:tabs>
          <w:tab w:val="left" w:pos="1653"/>
        </w:tabs>
        <w:rPr>
          <w:rFonts w:ascii="Algerian" w:hAnsi="Algerian"/>
          <w:sz w:val="72"/>
          <w:szCs w:val="72"/>
        </w:rPr>
      </w:pPr>
      <w:proofErr w:type="gramStart"/>
      <w:r>
        <w:rPr>
          <w:rFonts w:ascii="Algerian" w:hAnsi="Algerian"/>
          <w:sz w:val="96"/>
          <w:szCs w:val="96"/>
        </w:rPr>
        <w:lastRenderedPageBreak/>
        <w:t>appendix</w:t>
      </w:r>
      <w:r w:rsidRPr="00E540E4">
        <w:rPr>
          <w:rFonts w:ascii="Algerian" w:hAnsi="Algerian"/>
          <w:sz w:val="72"/>
          <w:szCs w:val="72"/>
        </w:rPr>
        <w:t xml:space="preserve"> :</w:t>
      </w:r>
      <w:proofErr w:type="gramEnd"/>
    </w:p>
    <w:p w:rsidR="00E540E4" w:rsidRDefault="00E540E4" w:rsidP="009C2F30">
      <w:pPr>
        <w:tabs>
          <w:tab w:val="left" w:pos="1653"/>
        </w:tabs>
        <w:rPr>
          <w:rFonts w:ascii="Algerian" w:hAnsi="Algerian"/>
          <w:sz w:val="48"/>
          <w:szCs w:val="48"/>
        </w:rPr>
      </w:pPr>
      <w:r w:rsidRPr="00E540E4">
        <w:rPr>
          <w:rFonts w:ascii="Algerian" w:hAnsi="Algerian"/>
          <w:sz w:val="48"/>
          <w:szCs w:val="48"/>
        </w:rPr>
        <w:t>CODE</w:t>
      </w:r>
      <w:r>
        <w:rPr>
          <w:rFonts w:ascii="Algerian" w:hAnsi="Algerian"/>
          <w:sz w:val="48"/>
          <w:szCs w:val="48"/>
        </w:rPr>
        <w:t xml:space="preserve"> (</w:t>
      </w:r>
      <w:proofErr w:type="spellStart"/>
      <w:r>
        <w:rPr>
          <w:rFonts w:ascii="Algerian" w:hAnsi="Algerian"/>
          <w:sz w:val="48"/>
          <w:szCs w:val="48"/>
        </w:rPr>
        <w:t>nodemcu</w:t>
      </w:r>
      <w:proofErr w:type="spellEnd"/>
      <w:r>
        <w:rPr>
          <w:rFonts w:ascii="Algerian" w:hAnsi="Algerian"/>
          <w:sz w:val="48"/>
          <w:szCs w:val="48"/>
        </w:rPr>
        <w:t>)</w:t>
      </w:r>
      <w:r w:rsidRPr="00E540E4">
        <w:rPr>
          <w:rFonts w:ascii="Algerian" w:hAnsi="Algerian"/>
          <w:sz w:val="48"/>
          <w:szCs w:val="48"/>
        </w:rPr>
        <w:t>:</w:t>
      </w:r>
    </w:p>
    <w:p w:rsidR="00E540E4" w:rsidRPr="00E540E4" w:rsidRDefault="00E540E4" w:rsidP="00E540E4">
      <w:pPr>
        <w:tabs>
          <w:tab w:val="left" w:pos="1653"/>
        </w:tabs>
        <w:rPr>
          <w:rFonts w:cstheme="minorHAnsi"/>
          <w:sz w:val="36"/>
          <w:szCs w:val="36"/>
        </w:rPr>
      </w:pPr>
      <w:r w:rsidRPr="00E540E4">
        <w:rPr>
          <w:rFonts w:cstheme="minorHAnsi"/>
          <w:sz w:val="36"/>
          <w:szCs w:val="36"/>
        </w:rPr>
        <w:t>#include &lt;</w:t>
      </w:r>
      <w:proofErr w:type="spellStart"/>
      <w:r w:rsidRPr="00E540E4">
        <w:rPr>
          <w:rFonts w:cstheme="minorHAnsi"/>
          <w:sz w:val="36"/>
          <w:szCs w:val="36"/>
        </w:rPr>
        <w:t>SoftwareSerial.h</w:t>
      </w:r>
      <w:proofErr w:type="spellEnd"/>
      <w:r w:rsidRPr="00E540E4">
        <w:rPr>
          <w:rFonts w:cstheme="minorHAnsi"/>
          <w:sz w:val="36"/>
          <w:szCs w:val="36"/>
        </w:rPr>
        <w:t>&gt;</w:t>
      </w:r>
    </w:p>
    <w:p w:rsidR="00E540E4" w:rsidRPr="00E540E4" w:rsidRDefault="00E540E4" w:rsidP="00E540E4">
      <w:pPr>
        <w:tabs>
          <w:tab w:val="left" w:pos="1653"/>
        </w:tabs>
        <w:rPr>
          <w:rFonts w:cstheme="minorHAnsi"/>
          <w:sz w:val="36"/>
          <w:szCs w:val="36"/>
        </w:rPr>
      </w:pPr>
      <w:r w:rsidRPr="00E540E4">
        <w:rPr>
          <w:rFonts w:cstheme="minorHAnsi"/>
          <w:sz w:val="36"/>
          <w:szCs w:val="36"/>
        </w:rPr>
        <w:t>#include &lt;ESP8266WiFi.h&gt;</w:t>
      </w:r>
    </w:p>
    <w:p w:rsidR="00E540E4" w:rsidRPr="00E540E4" w:rsidRDefault="00E540E4" w:rsidP="00E540E4">
      <w:pPr>
        <w:tabs>
          <w:tab w:val="left" w:pos="1653"/>
        </w:tabs>
        <w:rPr>
          <w:rFonts w:cstheme="minorHAnsi"/>
          <w:sz w:val="36"/>
          <w:szCs w:val="36"/>
        </w:rPr>
      </w:pPr>
      <w:r w:rsidRPr="00E540E4">
        <w:rPr>
          <w:rFonts w:cstheme="minorHAnsi"/>
          <w:sz w:val="36"/>
          <w:szCs w:val="36"/>
        </w:rPr>
        <w:t>#include &lt;</w:t>
      </w:r>
      <w:proofErr w:type="spellStart"/>
      <w:r w:rsidRPr="00E540E4">
        <w:rPr>
          <w:rFonts w:cstheme="minorHAnsi"/>
          <w:sz w:val="36"/>
          <w:szCs w:val="36"/>
        </w:rPr>
        <w:t>PubSubClient.h</w:t>
      </w:r>
      <w:proofErr w:type="spellEnd"/>
      <w:r w:rsidRPr="00E540E4">
        <w:rPr>
          <w:rFonts w:cstheme="minorHAnsi"/>
          <w:sz w:val="36"/>
          <w:szCs w:val="36"/>
        </w:rPr>
        <w:t>&gt;</w:t>
      </w: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r w:rsidRPr="00E540E4">
        <w:rPr>
          <w:rFonts w:cstheme="minorHAnsi"/>
          <w:sz w:val="36"/>
          <w:szCs w:val="36"/>
        </w:rPr>
        <w:t>//-------- Customise these values -----------</w:t>
      </w:r>
    </w:p>
    <w:p w:rsidR="00E540E4" w:rsidRPr="00E540E4" w:rsidRDefault="00E540E4" w:rsidP="00E540E4">
      <w:pPr>
        <w:tabs>
          <w:tab w:val="left" w:pos="1653"/>
        </w:tabs>
        <w:rPr>
          <w:rFonts w:cstheme="minorHAnsi"/>
          <w:sz w:val="36"/>
          <w:szCs w:val="36"/>
        </w:rPr>
      </w:pPr>
      <w:proofErr w:type="spellStart"/>
      <w:proofErr w:type="gramStart"/>
      <w:r w:rsidRPr="00E540E4">
        <w:rPr>
          <w:rFonts w:cstheme="minorHAnsi"/>
          <w:sz w:val="36"/>
          <w:szCs w:val="36"/>
        </w:rPr>
        <w:t>const</w:t>
      </w:r>
      <w:proofErr w:type="spellEnd"/>
      <w:proofErr w:type="gramEnd"/>
      <w:r w:rsidRPr="00E540E4">
        <w:rPr>
          <w:rFonts w:cstheme="minorHAnsi"/>
          <w:sz w:val="36"/>
          <w:szCs w:val="36"/>
        </w:rPr>
        <w:t xml:space="preserve"> char* </w:t>
      </w:r>
      <w:proofErr w:type="spellStart"/>
      <w:r w:rsidRPr="00E540E4">
        <w:rPr>
          <w:rFonts w:cstheme="minorHAnsi"/>
          <w:sz w:val="36"/>
          <w:szCs w:val="36"/>
        </w:rPr>
        <w:t>ssid</w:t>
      </w:r>
      <w:proofErr w:type="spellEnd"/>
      <w:r w:rsidRPr="00E540E4">
        <w:rPr>
          <w:rFonts w:cstheme="minorHAnsi"/>
          <w:sz w:val="36"/>
          <w:szCs w:val="36"/>
        </w:rPr>
        <w:t xml:space="preserve"> = "YOU1";</w:t>
      </w:r>
    </w:p>
    <w:p w:rsidR="00E540E4" w:rsidRPr="00E540E4" w:rsidRDefault="00E540E4" w:rsidP="00E540E4">
      <w:pPr>
        <w:tabs>
          <w:tab w:val="left" w:pos="1653"/>
        </w:tabs>
        <w:rPr>
          <w:rFonts w:cstheme="minorHAnsi"/>
          <w:sz w:val="36"/>
          <w:szCs w:val="36"/>
        </w:rPr>
      </w:pPr>
      <w:proofErr w:type="spellStart"/>
      <w:proofErr w:type="gramStart"/>
      <w:r w:rsidRPr="00E540E4">
        <w:rPr>
          <w:rFonts w:cstheme="minorHAnsi"/>
          <w:sz w:val="36"/>
          <w:szCs w:val="36"/>
        </w:rPr>
        <w:t>const</w:t>
      </w:r>
      <w:proofErr w:type="spellEnd"/>
      <w:proofErr w:type="gramEnd"/>
      <w:r w:rsidRPr="00E540E4">
        <w:rPr>
          <w:rFonts w:cstheme="minorHAnsi"/>
          <w:sz w:val="36"/>
          <w:szCs w:val="36"/>
        </w:rPr>
        <w:t xml:space="preserve"> char* password = "sbvizag20191";</w:t>
      </w: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proofErr w:type="spellStart"/>
      <w:r w:rsidRPr="00E540E4">
        <w:rPr>
          <w:rFonts w:cstheme="minorHAnsi"/>
          <w:sz w:val="36"/>
          <w:szCs w:val="36"/>
        </w:rPr>
        <w:t>SoftwareSerial</w:t>
      </w:r>
      <w:proofErr w:type="spellEnd"/>
      <w:r w:rsidRPr="00E540E4">
        <w:rPr>
          <w:rFonts w:cstheme="minorHAnsi"/>
          <w:sz w:val="36"/>
          <w:szCs w:val="36"/>
        </w:rPr>
        <w:t xml:space="preserve"> </w:t>
      </w:r>
      <w:proofErr w:type="gramStart"/>
      <w:r w:rsidRPr="00E540E4">
        <w:rPr>
          <w:rFonts w:cstheme="minorHAnsi"/>
          <w:sz w:val="36"/>
          <w:szCs w:val="36"/>
        </w:rPr>
        <w:t>m(</w:t>
      </w:r>
      <w:proofErr w:type="gramEnd"/>
      <w:r w:rsidRPr="00E540E4">
        <w:rPr>
          <w:rFonts w:cstheme="minorHAnsi"/>
          <w:sz w:val="36"/>
          <w:szCs w:val="36"/>
        </w:rPr>
        <w:t>D2,D3);</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String url2; </w:t>
      </w:r>
    </w:p>
    <w:p w:rsidR="00E540E4" w:rsidRPr="00E540E4" w:rsidRDefault="00E540E4" w:rsidP="00E540E4">
      <w:pPr>
        <w:tabs>
          <w:tab w:val="left" w:pos="1653"/>
        </w:tabs>
        <w:rPr>
          <w:rFonts w:cstheme="minorHAnsi"/>
          <w:sz w:val="36"/>
          <w:szCs w:val="36"/>
        </w:rPr>
      </w:pPr>
      <w:r w:rsidRPr="00E540E4">
        <w:rPr>
          <w:rFonts w:cstheme="minorHAnsi"/>
          <w:sz w:val="36"/>
          <w:szCs w:val="36"/>
        </w:rPr>
        <w:t>#define ORG "5rxjjv"</w:t>
      </w:r>
    </w:p>
    <w:p w:rsidR="00E540E4" w:rsidRPr="00E540E4" w:rsidRDefault="00E540E4" w:rsidP="00E540E4">
      <w:pPr>
        <w:tabs>
          <w:tab w:val="left" w:pos="1653"/>
        </w:tabs>
        <w:rPr>
          <w:rFonts w:cstheme="minorHAnsi"/>
          <w:sz w:val="36"/>
          <w:szCs w:val="36"/>
        </w:rPr>
      </w:pPr>
      <w:r w:rsidRPr="00E540E4">
        <w:rPr>
          <w:rFonts w:cstheme="minorHAnsi"/>
          <w:sz w:val="36"/>
          <w:szCs w:val="36"/>
        </w:rPr>
        <w:t>#define DEVICE_TYPE "IOT"</w:t>
      </w:r>
    </w:p>
    <w:p w:rsidR="00E540E4" w:rsidRPr="00E540E4" w:rsidRDefault="00E540E4" w:rsidP="00E540E4">
      <w:pPr>
        <w:tabs>
          <w:tab w:val="left" w:pos="1653"/>
        </w:tabs>
        <w:rPr>
          <w:rFonts w:cstheme="minorHAnsi"/>
          <w:sz w:val="36"/>
          <w:szCs w:val="36"/>
        </w:rPr>
      </w:pPr>
      <w:r w:rsidRPr="00E540E4">
        <w:rPr>
          <w:rFonts w:cstheme="minorHAnsi"/>
          <w:sz w:val="36"/>
          <w:szCs w:val="36"/>
        </w:rPr>
        <w:t>#define DEVICE_ID "IOT0203"</w:t>
      </w:r>
    </w:p>
    <w:p w:rsidR="00E540E4" w:rsidRPr="00E540E4" w:rsidRDefault="00E540E4" w:rsidP="00E540E4">
      <w:pPr>
        <w:tabs>
          <w:tab w:val="left" w:pos="1653"/>
        </w:tabs>
        <w:rPr>
          <w:rFonts w:cstheme="minorHAnsi"/>
          <w:sz w:val="36"/>
          <w:szCs w:val="36"/>
        </w:rPr>
      </w:pPr>
      <w:r w:rsidRPr="00E540E4">
        <w:rPr>
          <w:rFonts w:cstheme="minorHAnsi"/>
          <w:sz w:val="36"/>
          <w:szCs w:val="36"/>
        </w:rPr>
        <w:t>#define TOKEN "17B91A0598"</w:t>
      </w:r>
    </w:p>
    <w:p w:rsidR="00E540E4" w:rsidRPr="00E540E4" w:rsidRDefault="00E540E4" w:rsidP="00E540E4">
      <w:pPr>
        <w:tabs>
          <w:tab w:val="left" w:pos="1653"/>
        </w:tabs>
        <w:rPr>
          <w:rFonts w:cstheme="minorHAnsi"/>
          <w:sz w:val="36"/>
          <w:szCs w:val="36"/>
        </w:rPr>
      </w:pPr>
      <w:r w:rsidRPr="00E540E4">
        <w:rPr>
          <w:rFonts w:cstheme="minorHAnsi"/>
          <w:sz w:val="36"/>
          <w:szCs w:val="36"/>
        </w:rPr>
        <w:t>//-------- Customise the above values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lastRenderedPageBreak/>
        <w:t>char</w:t>
      </w:r>
      <w:proofErr w:type="gramEnd"/>
      <w:r w:rsidRPr="00E540E4">
        <w:rPr>
          <w:rFonts w:cstheme="minorHAnsi"/>
          <w:sz w:val="36"/>
          <w:szCs w:val="36"/>
        </w:rPr>
        <w:t xml:space="preserve"> server[] = ORG ".messaging.internetofthings.ibmcloud.com";</w:t>
      </w: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char</w:t>
      </w:r>
      <w:proofErr w:type="gramEnd"/>
      <w:r w:rsidRPr="00E540E4">
        <w:rPr>
          <w:rFonts w:cstheme="minorHAnsi"/>
          <w:sz w:val="36"/>
          <w:szCs w:val="36"/>
        </w:rPr>
        <w:t xml:space="preserve"> </w:t>
      </w:r>
      <w:proofErr w:type="spellStart"/>
      <w:r w:rsidRPr="00E540E4">
        <w:rPr>
          <w:rFonts w:cstheme="minorHAnsi"/>
          <w:sz w:val="36"/>
          <w:szCs w:val="36"/>
        </w:rPr>
        <w:t>publishTopic</w:t>
      </w:r>
      <w:proofErr w:type="spellEnd"/>
      <w:r w:rsidRPr="00E540E4">
        <w:rPr>
          <w:rFonts w:cstheme="minorHAnsi"/>
          <w:sz w:val="36"/>
          <w:szCs w:val="36"/>
        </w:rPr>
        <w:t>[] = "iot-2/</w:t>
      </w:r>
      <w:proofErr w:type="spellStart"/>
      <w:r w:rsidRPr="00E540E4">
        <w:rPr>
          <w:rFonts w:cstheme="minorHAnsi"/>
          <w:sz w:val="36"/>
          <w:szCs w:val="36"/>
        </w:rPr>
        <w:t>evt</w:t>
      </w:r>
      <w:proofErr w:type="spellEnd"/>
      <w:r w:rsidRPr="00E540E4">
        <w:rPr>
          <w:rFonts w:cstheme="minorHAnsi"/>
          <w:sz w:val="36"/>
          <w:szCs w:val="36"/>
        </w:rPr>
        <w:t>/Data/</w:t>
      </w:r>
      <w:proofErr w:type="spellStart"/>
      <w:r w:rsidRPr="00E540E4">
        <w:rPr>
          <w:rFonts w:cstheme="minorHAnsi"/>
          <w:sz w:val="36"/>
          <w:szCs w:val="36"/>
        </w:rPr>
        <w:t>fmt</w:t>
      </w:r>
      <w:proofErr w:type="spellEnd"/>
      <w:r w:rsidRPr="00E540E4">
        <w:rPr>
          <w:rFonts w:cstheme="minorHAnsi"/>
          <w:sz w:val="36"/>
          <w:szCs w:val="36"/>
        </w:rPr>
        <w:t>/</w:t>
      </w:r>
      <w:proofErr w:type="spellStart"/>
      <w:r w:rsidRPr="00E540E4">
        <w:rPr>
          <w:rFonts w:cstheme="minorHAnsi"/>
          <w:sz w:val="36"/>
          <w:szCs w:val="36"/>
        </w:rPr>
        <w:t>json</w:t>
      </w:r>
      <w:proofErr w:type="spellEnd"/>
      <w:r w:rsidRPr="00E540E4">
        <w:rPr>
          <w:rFonts w:cstheme="minorHAnsi"/>
          <w:sz w:val="36"/>
          <w:szCs w:val="36"/>
        </w:rPr>
        <w:t>";</w:t>
      </w: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char</w:t>
      </w:r>
      <w:proofErr w:type="gramEnd"/>
      <w:r w:rsidRPr="00E540E4">
        <w:rPr>
          <w:rFonts w:cstheme="minorHAnsi"/>
          <w:sz w:val="36"/>
          <w:szCs w:val="36"/>
        </w:rPr>
        <w:t xml:space="preserve"> </w:t>
      </w:r>
      <w:proofErr w:type="spellStart"/>
      <w:r w:rsidRPr="00E540E4">
        <w:rPr>
          <w:rFonts w:cstheme="minorHAnsi"/>
          <w:sz w:val="36"/>
          <w:szCs w:val="36"/>
        </w:rPr>
        <w:t>authMethod</w:t>
      </w:r>
      <w:proofErr w:type="spellEnd"/>
      <w:r w:rsidRPr="00E540E4">
        <w:rPr>
          <w:rFonts w:cstheme="minorHAnsi"/>
          <w:sz w:val="36"/>
          <w:szCs w:val="36"/>
        </w:rPr>
        <w:t>[] = "use-token-</w:t>
      </w:r>
      <w:proofErr w:type="spellStart"/>
      <w:r w:rsidRPr="00E540E4">
        <w:rPr>
          <w:rFonts w:cstheme="minorHAnsi"/>
          <w:sz w:val="36"/>
          <w:szCs w:val="36"/>
        </w:rPr>
        <w:t>auth</w:t>
      </w:r>
      <w:proofErr w:type="spellEnd"/>
      <w:r w:rsidRPr="00E540E4">
        <w:rPr>
          <w:rFonts w:cstheme="minorHAnsi"/>
          <w:sz w:val="36"/>
          <w:szCs w:val="36"/>
        </w:rPr>
        <w:t>";</w:t>
      </w: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char</w:t>
      </w:r>
      <w:proofErr w:type="gramEnd"/>
      <w:r w:rsidRPr="00E540E4">
        <w:rPr>
          <w:rFonts w:cstheme="minorHAnsi"/>
          <w:sz w:val="36"/>
          <w:szCs w:val="36"/>
        </w:rPr>
        <w:t xml:space="preserve"> token[] = TOKEN;</w:t>
      </w: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char</w:t>
      </w:r>
      <w:proofErr w:type="gramEnd"/>
      <w:r w:rsidRPr="00E540E4">
        <w:rPr>
          <w:rFonts w:cstheme="minorHAnsi"/>
          <w:sz w:val="36"/>
          <w:szCs w:val="36"/>
        </w:rPr>
        <w:t xml:space="preserve"> </w:t>
      </w:r>
      <w:proofErr w:type="spellStart"/>
      <w:r w:rsidRPr="00E540E4">
        <w:rPr>
          <w:rFonts w:cstheme="minorHAnsi"/>
          <w:sz w:val="36"/>
          <w:szCs w:val="36"/>
        </w:rPr>
        <w:t>clientId</w:t>
      </w:r>
      <w:proofErr w:type="spellEnd"/>
      <w:r w:rsidRPr="00E540E4">
        <w:rPr>
          <w:rFonts w:cstheme="minorHAnsi"/>
          <w:sz w:val="36"/>
          <w:szCs w:val="36"/>
        </w:rPr>
        <w:t>[] = "d:" ORG ":" DEVICE_TYPE ":" DEVICE_ID;</w:t>
      </w: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char</w:t>
      </w:r>
      <w:proofErr w:type="gramEnd"/>
      <w:r w:rsidRPr="00E540E4">
        <w:rPr>
          <w:rFonts w:cstheme="minorHAnsi"/>
          <w:sz w:val="36"/>
          <w:szCs w:val="36"/>
        </w:rPr>
        <w:t xml:space="preserve"> topic[] = "iot-2/</w:t>
      </w:r>
      <w:proofErr w:type="spellStart"/>
      <w:r w:rsidRPr="00E540E4">
        <w:rPr>
          <w:rFonts w:cstheme="minorHAnsi"/>
          <w:sz w:val="36"/>
          <w:szCs w:val="36"/>
        </w:rPr>
        <w:t>cmd</w:t>
      </w:r>
      <w:proofErr w:type="spellEnd"/>
      <w:r w:rsidRPr="00E540E4">
        <w:rPr>
          <w:rFonts w:cstheme="minorHAnsi"/>
          <w:sz w:val="36"/>
          <w:szCs w:val="36"/>
        </w:rPr>
        <w:t>/home/</w:t>
      </w:r>
      <w:proofErr w:type="spellStart"/>
      <w:r w:rsidRPr="00E540E4">
        <w:rPr>
          <w:rFonts w:cstheme="minorHAnsi"/>
          <w:sz w:val="36"/>
          <w:szCs w:val="36"/>
        </w:rPr>
        <w:t>fmt</w:t>
      </w:r>
      <w:proofErr w:type="spellEnd"/>
      <w:r w:rsidRPr="00E540E4">
        <w:rPr>
          <w:rFonts w:cstheme="minorHAnsi"/>
          <w:sz w:val="36"/>
          <w:szCs w:val="36"/>
        </w:rPr>
        <w:t>/String";</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
    <w:p w:rsidR="00E540E4" w:rsidRPr="00E540E4" w:rsidRDefault="00E540E4" w:rsidP="00E540E4">
      <w:pPr>
        <w:tabs>
          <w:tab w:val="left" w:pos="1653"/>
        </w:tabs>
        <w:rPr>
          <w:rFonts w:cstheme="minorHAnsi"/>
          <w:sz w:val="36"/>
          <w:szCs w:val="36"/>
        </w:rPr>
      </w:pPr>
      <w:proofErr w:type="spellStart"/>
      <w:r w:rsidRPr="00E540E4">
        <w:rPr>
          <w:rFonts w:cstheme="minorHAnsi"/>
          <w:sz w:val="36"/>
          <w:szCs w:val="36"/>
        </w:rPr>
        <w:t>WiFiClient</w:t>
      </w:r>
      <w:proofErr w:type="spellEnd"/>
      <w:r w:rsidRPr="00E540E4">
        <w:rPr>
          <w:rFonts w:cstheme="minorHAnsi"/>
          <w:sz w:val="36"/>
          <w:szCs w:val="36"/>
        </w:rPr>
        <w:t xml:space="preserve"> </w:t>
      </w:r>
      <w:proofErr w:type="spellStart"/>
      <w:r w:rsidRPr="00E540E4">
        <w:rPr>
          <w:rFonts w:cstheme="minorHAnsi"/>
          <w:sz w:val="36"/>
          <w:szCs w:val="36"/>
        </w:rPr>
        <w:t>wifiClient</w:t>
      </w:r>
      <w:proofErr w:type="spellEnd"/>
      <w:r w:rsidRPr="00E540E4">
        <w:rPr>
          <w:rFonts w:cstheme="minorHAnsi"/>
          <w:sz w:val="36"/>
          <w:szCs w:val="36"/>
        </w:rPr>
        <w:t>;</w:t>
      </w:r>
    </w:p>
    <w:p w:rsidR="00E540E4" w:rsidRPr="00E540E4" w:rsidRDefault="00E540E4" w:rsidP="00E540E4">
      <w:pPr>
        <w:tabs>
          <w:tab w:val="left" w:pos="1653"/>
        </w:tabs>
        <w:rPr>
          <w:rFonts w:cstheme="minorHAnsi"/>
          <w:sz w:val="36"/>
          <w:szCs w:val="36"/>
        </w:rPr>
      </w:pPr>
      <w:proofErr w:type="spellStart"/>
      <w:r w:rsidRPr="00E540E4">
        <w:rPr>
          <w:rFonts w:cstheme="minorHAnsi"/>
          <w:sz w:val="36"/>
          <w:szCs w:val="36"/>
        </w:rPr>
        <w:t>PubSubClient</w:t>
      </w:r>
      <w:proofErr w:type="spellEnd"/>
      <w:r w:rsidRPr="00E540E4">
        <w:rPr>
          <w:rFonts w:cstheme="minorHAnsi"/>
          <w:sz w:val="36"/>
          <w:szCs w:val="36"/>
        </w:rPr>
        <w:t xml:space="preserve"> </w:t>
      </w:r>
      <w:proofErr w:type="gramStart"/>
      <w:r w:rsidRPr="00E540E4">
        <w:rPr>
          <w:rFonts w:cstheme="minorHAnsi"/>
          <w:sz w:val="36"/>
          <w:szCs w:val="36"/>
        </w:rPr>
        <w:t>client(</w:t>
      </w:r>
      <w:proofErr w:type="gramEnd"/>
      <w:r w:rsidRPr="00E540E4">
        <w:rPr>
          <w:rFonts w:cstheme="minorHAnsi"/>
          <w:sz w:val="36"/>
          <w:szCs w:val="36"/>
        </w:rPr>
        <w:t>server, 1883,wifiClient);</w:t>
      </w: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void</w:t>
      </w:r>
      <w:proofErr w:type="gramEnd"/>
      <w:r w:rsidRPr="00E540E4">
        <w:rPr>
          <w:rFonts w:cstheme="minorHAnsi"/>
          <w:sz w:val="36"/>
          <w:szCs w:val="36"/>
        </w:rPr>
        <w:t xml:space="preserve"> setup()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Serial.begin</w:t>
      </w:r>
      <w:proofErr w:type="spellEnd"/>
      <w:r w:rsidRPr="00E540E4">
        <w:rPr>
          <w:rFonts w:cstheme="minorHAnsi"/>
          <w:sz w:val="36"/>
          <w:szCs w:val="36"/>
        </w:rPr>
        <w:t>(</w:t>
      </w:r>
      <w:proofErr w:type="gramEnd"/>
      <w:r w:rsidRPr="00E540E4">
        <w:rPr>
          <w:rFonts w:cstheme="minorHAnsi"/>
          <w:sz w:val="36"/>
          <w:szCs w:val="36"/>
        </w:rPr>
        <w:t>9600);</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 put your setup code here, to run once:</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m.begin</w:t>
      </w:r>
      <w:proofErr w:type="spellEnd"/>
      <w:r w:rsidRPr="00E540E4">
        <w:rPr>
          <w:rFonts w:cstheme="minorHAnsi"/>
          <w:sz w:val="36"/>
          <w:szCs w:val="36"/>
        </w:rPr>
        <w:t>(</w:t>
      </w:r>
      <w:proofErr w:type="gramEnd"/>
      <w:r w:rsidRPr="00E540E4">
        <w:rPr>
          <w:rFonts w:cstheme="minorHAnsi"/>
          <w:sz w:val="36"/>
          <w:szCs w:val="36"/>
        </w:rPr>
        <w:t>9600);</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mqttConnect</w:t>
      </w:r>
      <w:proofErr w:type="spellEnd"/>
      <w:r w:rsidRPr="00E540E4">
        <w:rPr>
          <w:rFonts w:cstheme="minorHAnsi"/>
          <w:sz w:val="36"/>
          <w:szCs w:val="36"/>
        </w:rPr>
        <w:t>(</w:t>
      </w:r>
      <w:proofErr w:type="gramEnd"/>
      <w:r w:rsidRPr="00E540E4">
        <w:rPr>
          <w:rFonts w:cstheme="minorHAnsi"/>
          <w:sz w:val="36"/>
          <w:szCs w:val="36"/>
        </w:rPr>
        <w:t>);</w:t>
      </w:r>
    </w:p>
    <w:p w:rsidR="00E540E4" w:rsidRPr="00E540E4" w:rsidRDefault="00E540E4" w:rsidP="00E540E4">
      <w:pPr>
        <w:tabs>
          <w:tab w:val="left" w:pos="1653"/>
        </w:tabs>
        <w:rPr>
          <w:rFonts w:cstheme="minorHAnsi"/>
          <w:sz w:val="36"/>
          <w:szCs w:val="36"/>
        </w:rPr>
      </w:pPr>
      <w:r w:rsidRPr="00E540E4">
        <w:rPr>
          <w:rFonts w:cstheme="minorHAnsi"/>
          <w:sz w:val="36"/>
          <w:szCs w:val="36"/>
        </w:rPr>
        <w:t>}</w:t>
      </w: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void</w:t>
      </w:r>
      <w:proofErr w:type="gramEnd"/>
      <w:r w:rsidRPr="00E540E4">
        <w:rPr>
          <w:rFonts w:cstheme="minorHAnsi"/>
          <w:sz w:val="36"/>
          <w:szCs w:val="36"/>
        </w:rPr>
        <w:t xml:space="preserve"> loop() {</w:t>
      </w:r>
    </w:p>
    <w:p w:rsidR="00E540E4" w:rsidRPr="00E540E4" w:rsidRDefault="00E540E4" w:rsidP="00E540E4">
      <w:pPr>
        <w:tabs>
          <w:tab w:val="left" w:pos="1653"/>
        </w:tabs>
        <w:rPr>
          <w:rFonts w:cstheme="minorHAnsi"/>
          <w:sz w:val="36"/>
          <w:szCs w:val="36"/>
        </w:rPr>
      </w:pPr>
      <w:r w:rsidRPr="00E540E4">
        <w:rPr>
          <w:rFonts w:cstheme="minorHAnsi"/>
          <w:sz w:val="36"/>
          <w:szCs w:val="36"/>
        </w:rPr>
        <w:lastRenderedPageBreak/>
        <w:t xml:space="preserve">  // put your main code here, to run repeatedly:</w:t>
      </w: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if</w:t>
      </w:r>
      <w:proofErr w:type="gramEnd"/>
      <w:r w:rsidRPr="00E540E4">
        <w:rPr>
          <w:rFonts w:cstheme="minorHAnsi"/>
          <w:sz w:val="36"/>
          <w:szCs w:val="36"/>
        </w:rPr>
        <w:t xml:space="preserve"> (</w:t>
      </w:r>
      <w:proofErr w:type="spellStart"/>
      <w:r w:rsidRPr="00E540E4">
        <w:rPr>
          <w:rFonts w:cstheme="minorHAnsi"/>
          <w:sz w:val="36"/>
          <w:szCs w:val="36"/>
        </w:rPr>
        <w:t>m.find</w:t>
      </w:r>
      <w:proofErr w:type="spellEnd"/>
      <w:r w:rsidRPr="00E540E4">
        <w:rPr>
          <w:rFonts w:cstheme="minorHAnsi"/>
          <w:sz w:val="36"/>
          <w:szCs w:val="36"/>
        </w:rPr>
        <w:t>("#"))</w:t>
      </w:r>
    </w:p>
    <w:p w:rsidR="00E540E4" w:rsidRPr="00E540E4" w:rsidRDefault="00E540E4" w:rsidP="00E540E4">
      <w:pPr>
        <w:tabs>
          <w:tab w:val="left" w:pos="1653"/>
        </w:tabs>
        <w:rPr>
          <w:rFonts w:cstheme="minorHAnsi"/>
          <w:sz w:val="36"/>
          <w:szCs w:val="36"/>
        </w:rPr>
      </w:pPr>
      <w:r w:rsidRPr="00E540E4">
        <w:rPr>
          <w:rFonts w:cstheme="minorHAnsi"/>
          <w:sz w:val="36"/>
          <w:szCs w:val="36"/>
        </w:rPr>
        <w:t>{</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url2=</w:t>
      </w:r>
      <w:proofErr w:type="spellStart"/>
      <w:proofErr w:type="gramStart"/>
      <w:r w:rsidRPr="00E540E4">
        <w:rPr>
          <w:rFonts w:cstheme="minorHAnsi"/>
          <w:sz w:val="36"/>
          <w:szCs w:val="36"/>
        </w:rPr>
        <w:t>m.readStringUntil</w:t>
      </w:r>
      <w:proofErr w:type="spellEnd"/>
      <w:r w:rsidRPr="00E540E4">
        <w:rPr>
          <w:rFonts w:cstheme="minorHAnsi"/>
          <w:sz w:val="36"/>
          <w:szCs w:val="36"/>
        </w:rPr>
        <w:t>(</w:t>
      </w:r>
      <w:proofErr w:type="gramEnd"/>
      <w:r w:rsidRPr="00E540E4">
        <w:rPr>
          <w:rFonts w:cstheme="minorHAnsi"/>
          <w:sz w:val="36"/>
          <w:szCs w:val="36"/>
        </w:rPr>
        <w:t>'~');</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Serial.println</w:t>
      </w:r>
      <w:proofErr w:type="spellEnd"/>
      <w:r w:rsidRPr="00E540E4">
        <w:rPr>
          <w:rFonts w:cstheme="minorHAnsi"/>
          <w:sz w:val="36"/>
          <w:szCs w:val="36"/>
        </w:rPr>
        <w:t>(</w:t>
      </w:r>
      <w:proofErr w:type="gramEnd"/>
      <w:r w:rsidRPr="00E540E4">
        <w:rPr>
          <w:rFonts w:cstheme="minorHAnsi"/>
          <w:sz w:val="36"/>
          <w:szCs w:val="36"/>
        </w:rPr>
        <w:t>url2);</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m.toInt</w:t>
      </w:r>
      <w:proofErr w:type="spellEnd"/>
      <w:r w:rsidRPr="00E540E4">
        <w:rPr>
          <w:rFonts w:cstheme="minorHAnsi"/>
          <w:sz w:val="36"/>
          <w:szCs w:val="36"/>
        </w:rPr>
        <w:t>(</w:t>
      </w:r>
      <w:proofErr w:type="gramEnd"/>
      <w:r w:rsidRPr="00E540E4">
        <w:rPr>
          <w:rFonts w:cstheme="minorHAnsi"/>
          <w:sz w:val="36"/>
          <w:szCs w:val="36"/>
        </w:rPr>
        <w:t>url2);</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Serial.println</w:t>
      </w:r>
      <w:proofErr w:type="spellEnd"/>
      <w:r w:rsidRPr="00E540E4">
        <w:rPr>
          <w:rFonts w:cstheme="minorHAnsi"/>
          <w:sz w:val="36"/>
          <w:szCs w:val="36"/>
        </w:rPr>
        <w:t>(</w:t>
      </w:r>
      <w:proofErr w:type="gramEnd"/>
      <w:r w:rsidRPr="00E540E4">
        <w:rPr>
          <w:rFonts w:cstheme="minorHAnsi"/>
          <w:sz w:val="36"/>
          <w:szCs w:val="36"/>
        </w:rPr>
        <w:t>url2.toInt());</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delay(</w:t>
      </w:r>
      <w:proofErr w:type="gramEnd"/>
      <w:r w:rsidRPr="00E540E4">
        <w:rPr>
          <w:rFonts w:cstheme="minorHAnsi"/>
          <w:sz w:val="36"/>
          <w:szCs w:val="36"/>
        </w:rPr>
        <w:t>2000);</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Serial.print</w:t>
      </w:r>
      <w:proofErr w:type="spellEnd"/>
      <w:r w:rsidRPr="00E540E4">
        <w:rPr>
          <w:rFonts w:cstheme="minorHAnsi"/>
          <w:sz w:val="36"/>
          <w:szCs w:val="36"/>
        </w:rPr>
        <w:t>(</w:t>
      </w:r>
      <w:proofErr w:type="gramEnd"/>
      <w:r w:rsidRPr="00E540E4">
        <w:rPr>
          <w:rFonts w:cstheme="minorHAnsi"/>
          <w:sz w:val="36"/>
          <w:szCs w:val="36"/>
        </w:rPr>
        <w:t>"\n");</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Serial.print</w:t>
      </w:r>
      <w:proofErr w:type="spellEnd"/>
      <w:r w:rsidRPr="00E540E4">
        <w:rPr>
          <w:rFonts w:cstheme="minorHAnsi"/>
          <w:sz w:val="36"/>
          <w:szCs w:val="36"/>
        </w:rPr>
        <w:t>(</w:t>
      </w:r>
      <w:proofErr w:type="gramEnd"/>
      <w:r w:rsidRPr="00E540E4">
        <w:rPr>
          <w:rFonts w:cstheme="minorHAnsi"/>
          <w:sz w:val="36"/>
          <w:szCs w:val="36"/>
        </w:rPr>
        <w:t xml:space="preserve">"Sending payload: "); </w:t>
      </w:r>
      <w:proofErr w:type="spellStart"/>
      <w:r w:rsidRPr="00E540E4">
        <w:rPr>
          <w:rFonts w:cstheme="minorHAnsi"/>
          <w:sz w:val="36"/>
          <w:szCs w:val="36"/>
        </w:rPr>
        <w:t>Serial.println</w:t>
      </w:r>
      <w:proofErr w:type="spellEnd"/>
      <w:r w:rsidRPr="00E540E4">
        <w:rPr>
          <w:rFonts w:cstheme="minorHAnsi"/>
          <w:sz w:val="36"/>
          <w:szCs w:val="36"/>
        </w:rPr>
        <w:t>(url2);</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if</w:t>
      </w:r>
      <w:proofErr w:type="gramEnd"/>
      <w:r w:rsidRPr="00E540E4">
        <w:rPr>
          <w:rFonts w:cstheme="minorHAnsi"/>
          <w:sz w:val="36"/>
          <w:szCs w:val="36"/>
        </w:rPr>
        <w:t xml:space="preserve"> (</w:t>
      </w:r>
      <w:proofErr w:type="spellStart"/>
      <w:r w:rsidRPr="00E540E4">
        <w:rPr>
          <w:rFonts w:cstheme="minorHAnsi"/>
          <w:sz w:val="36"/>
          <w:szCs w:val="36"/>
        </w:rPr>
        <w:t>client.publish</w:t>
      </w:r>
      <w:proofErr w:type="spellEnd"/>
      <w:r w:rsidRPr="00E540E4">
        <w:rPr>
          <w:rFonts w:cstheme="minorHAnsi"/>
          <w:sz w:val="36"/>
          <w:szCs w:val="36"/>
        </w:rPr>
        <w:t>(</w:t>
      </w:r>
      <w:proofErr w:type="spellStart"/>
      <w:r w:rsidRPr="00E540E4">
        <w:rPr>
          <w:rFonts w:cstheme="minorHAnsi"/>
          <w:sz w:val="36"/>
          <w:szCs w:val="36"/>
        </w:rPr>
        <w:t>publishTopic</w:t>
      </w:r>
      <w:proofErr w:type="spellEnd"/>
      <w:r w:rsidRPr="00E540E4">
        <w:rPr>
          <w:rFonts w:cstheme="minorHAnsi"/>
          <w:sz w:val="36"/>
          <w:szCs w:val="36"/>
        </w:rPr>
        <w:t>, (char*) url2.c_str()))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Serial.println</w:t>
      </w:r>
      <w:proofErr w:type="spellEnd"/>
      <w:r w:rsidRPr="00E540E4">
        <w:rPr>
          <w:rFonts w:cstheme="minorHAnsi"/>
          <w:sz w:val="36"/>
          <w:szCs w:val="36"/>
        </w:rPr>
        <w:t>(</w:t>
      </w:r>
      <w:proofErr w:type="gramEnd"/>
      <w:r w:rsidRPr="00E540E4">
        <w:rPr>
          <w:rFonts w:cstheme="minorHAnsi"/>
          <w:sz w:val="36"/>
          <w:szCs w:val="36"/>
        </w:rPr>
        <w:t>"Publish OK");</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 else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Serial.println</w:t>
      </w:r>
      <w:proofErr w:type="spellEnd"/>
      <w:r w:rsidRPr="00E540E4">
        <w:rPr>
          <w:rFonts w:cstheme="minorHAnsi"/>
          <w:sz w:val="36"/>
          <w:szCs w:val="36"/>
        </w:rPr>
        <w:t>(</w:t>
      </w:r>
      <w:proofErr w:type="gramEnd"/>
      <w:r w:rsidRPr="00E540E4">
        <w:rPr>
          <w:rFonts w:cstheme="minorHAnsi"/>
          <w:sz w:val="36"/>
          <w:szCs w:val="36"/>
        </w:rPr>
        <w:t>"Publish FAILED");</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
    <w:p w:rsidR="00E540E4" w:rsidRPr="00E540E4" w:rsidRDefault="00E540E4" w:rsidP="00E540E4">
      <w:pPr>
        <w:tabs>
          <w:tab w:val="left" w:pos="1653"/>
        </w:tabs>
        <w:rPr>
          <w:rFonts w:cstheme="minorHAnsi"/>
          <w:sz w:val="36"/>
          <w:szCs w:val="36"/>
        </w:rPr>
      </w:pPr>
      <w:r w:rsidRPr="00E540E4">
        <w:rPr>
          <w:rFonts w:cstheme="minorHAnsi"/>
          <w:sz w:val="36"/>
          <w:szCs w:val="36"/>
        </w:rPr>
        <w:t>}</w:t>
      </w: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else{</w:t>
      </w:r>
      <w:proofErr w:type="gramEnd"/>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Serial.println</w:t>
      </w:r>
      <w:proofErr w:type="spellEnd"/>
      <w:r w:rsidRPr="00E540E4">
        <w:rPr>
          <w:rFonts w:cstheme="minorHAnsi"/>
          <w:sz w:val="36"/>
          <w:szCs w:val="36"/>
        </w:rPr>
        <w:t>(</w:t>
      </w:r>
      <w:proofErr w:type="gramEnd"/>
      <w:r w:rsidRPr="00E540E4">
        <w:rPr>
          <w:rFonts w:cstheme="minorHAnsi"/>
          <w:sz w:val="36"/>
          <w:szCs w:val="36"/>
        </w:rPr>
        <w:t>"no data from arduino1");</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
    <w:p w:rsidR="00E540E4" w:rsidRPr="00E540E4" w:rsidRDefault="00E540E4" w:rsidP="00E540E4">
      <w:pPr>
        <w:tabs>
          <w:tab w:val="left" w:pos="1653"/>
        </w:tabs>
        <w:rPr>
          <w:rFonts w:cstheme="minorHAnsi"/>
          <w:sz w:val="36"/>
          <w:szCs w:val="36"/>
        </w:rPr>
      </w:pPr>
      <w:r w:rsidRPr="00E540E4">
        <w:rPr>
          <w:rFonts w:cstheme="minorHAnsi"/>
          <w:sz w:val="36"/>
          <w:szCs w:val="36"/>
        </w:rPr>
        <w:t>}</w:t>
      </w: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void</w:t>
      </w:r>
      <w:proofErr w:type="gramEnd"/>
      <w:r w:rsidRPr="00E540E4">
        <w:rPr>
          <w:rFonts w:cstheme="minorHAnsi"/>
          <w:sz w:val="36"/>
          <w:szCs w:val="36"/>
        </w:rPr>
        <w:t xml:space="preserve"> </w:t>
      </w:r>
      <w:proofErr w:type="spellStart"/>
      <w:r w:rsidRPr="00E540E4">
        <w:rPr>
          <w:rFonts w:cstheme="minorHAnsi"/>
          <w:sz w:val="36"/>
          <w:szCs w:val="36"/>
        </w:rPr>
        <w:t>wifiConnect</w:t>
      </w:r>
      <w:proofErr w:type="spellEnd"/>
      <w:r w:rsidRPr="00E540E4">
        <w:rPr>
          <w:rFonts w:cstheme="minorHAnsi"/>
          <w:sz w:val="36"/>
          <w:szCs w:val="36"/>
        </w:rPr>
        <w:t>()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Serial.print</w:t>
      </w:r>
      <w:proofErr w:type="spellEnd"/>
      <w:r w:rsidRPr="00E540E4">
        <w:rPr>
          <w:rFonts w:cstheme="minorHAnsi"/>
          <w:sz w:val="36"/>
          <w:szCs w:val="36"/>
        </w:rPr>
        <w:t>(</w:t>
      </w:r>
      <w:proofErr w:type="gramEnd"/>
      <w:r w:rsidRPr="00E540E4">
        <w:rPr>
          <w:rFonts w:cstheme="minorHAnsi"/>
          <w:sz w:val="36"/>
          <w:szCs w:val="36"/>
        </w:rPr>
        <w:t xml:space="preserve">"Connecting to "); </w:t>
      </w:r>
      <w:proofErr w:type="spellStart"/>
      <w:r w:rsidRPr="00E540E4">
        <w:rPr>
          <w:rFonts w:cstheme="minorHAnsi"/>
          <w:sz w:val="36"/>
          <w:szCs w:val="36"/>
        </w:rPr>
        <w:t>Serial.print</w:t>
      </w:r>
      <w:proofErr w:type="spellEnd"/>
      <w:r w:rsidRPr="00E540E4">
        <w:rPr>
          <w:rFonts w:cstheme="minorHAnsi"/>
          <w:sz w:val="36"/>
          <w:szCs w:val="36"/>
        </w:rPr>
        <w:t>(</w:t>
      </w:r>
      <w:proofErr w:type="spellStart"/>
      <w:r w:rsidRPr="00E540E4">
        <w:rPr>
          <w:rFonts w:cstheme="minorHAnsi"/>
          <w:sz w:val="36"/>
          <w:szCs w:val="36"/>
        </w:rPr>
        <w:t>ssid</w:t>
      </w:r>
      <w:proofErr w:type="spellEnd"/>
      <w:r w:rsidRPr="00E540E4">
        <w:rPr>
          <w:rFonts w:cstheme="minorHAnsi"/>
          <w:sz w:val="36"/>
          <w:szCs w:val="36"/>
        </w:rPr>
        <w:t>);</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WiFi.begin</w:t>
      </w:r>
      <w:proofErr w:type="spellEnd"/>
      <w:r w:rsidRPr="00E540E4">
        <w:rPr>
          <w:rFonts w:cstheme="minorHAnsi"/>
          <w:sz w:val="36"/>
          <w:szCs w:val="36"/>
        </w:rPr>
        <w:t>(</w:t>
      </w:r>
      <w:proofErr w:type="spellStart"/>
      <w:proofErr w:type="gramEnd"/>
      <w:r w:rsidRPr="00E540E4">
        <w:rPr>
          <w:rFonts w:cstheme="minorHAnsi"/>
          <w:sz w:val="36"/>
          <w:szCs w:val="36"/>
        </w:rPr>
        <w:t>ssid</w:t>
      </w:r>
      <w:proofErr w:type="spellEnd"/>
      <w:r w:rsidRPr="00E540E4">
        <w:rPr>
          <w:rFonts w:cstheme="minorHAnsi"/>
          <w:sz w:val="36"/>
          <w:szCs w:val="36"/>
        </w:rPr>
        <w:t>, password);</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while</w:t>
      </w:r>
      <w:proofErr w:type="gramEnd"/>
      <w:r w:rsidRPr="00E540E4">
        <w:rPr>
          <w:rFonts w:cstheme="minorHAnsi"/>
          <w:sz w:val="36"/>
          <w:szCs w:val="36"/>
        </w:rPr>
        <w:t xml:space="preserve"> (</w:t>
      </w:r>
      <w:proofErr w:type="spellStart"/>
      <w:r w:rsidRPr="00E540E4">
        <w:rPr>
          <w:rFonts w:cstheme="minorHAnsi"/>
          <w:sz w:val="36"/>
          <w:szCs w:val="36"/>
        </w:rPr>
        <w:t>WiFi.status</w:t>
      </w:r>
      <w:proofErr w:type="spellEnd"/>
      <w:r w:rsidRPr="00E540E4">
        <w:rPr>
          <w:rFonts w:cstheme="minorHAnsi"/>
          <w:sz w:val="36"/>
          <w:szCs w:val="36"/>
        </w:rPr>
        <w:t>() != WL_CONNECTED)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delay(</w:t>
      </w:r>
      <w:proofErr w:type="gramEnd"/>
      <w:r w:rsidRPr="00E540E4">
        <w:rPr>
          <w:rFonts w:cstheme="minorHAnsi"/>
          <w:sz w:val="36"/>
          <w:szCs w:val="36"/>
        </w:rPr>
        <w:t>500);</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Serial.print</w:t>
      </w:r>
      <w:proofErr w:type="spellEnd"/>
      <w:r w:rsidRPr="00E540E4">
        <w:rPr>
          <w:rFonts w:cstheme="minorHAnsi"/>
          <w:sz w:val="36"/>
          <w:szCs w:val="36"/>
        </w:rPr>
        <w:t>(</w:t>
      </w:r>
      <w:proofErr w:type="gramEnd"/>
      <w:r w:rsidRPr="00E540E4">
        <w:rPr>
          <w:rFonts w:cstheme="minorHAnsi"/>
          <w:sz w:val="36"/>
          <w:szCs w:val="36"/>
        </w:rPr>
        <w:t>".");</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Serial.print</w:t>
      </w:r>
      <w:proofErr w:type="spellEnd"/>
      <w:r w:rsidRPr="00E540E4">
        <w:rPr>
          <w:rFonts w:cstheme="minorHAnsi"/>
          <w:sz w:val="36"/>
          <w:szCs w:val="36"/>
        </w:rPr>
        <w:t>(</w:t>
      </w:r>
      <w:proofErr w:type="gramEnd"/>
      <w:r w:rsidRPr="00E540E4">
        <w:rPr>
          <w:rFonts w:cstheme="minorHAnsi"/>
          <w:sz w:val="36"/>
          <w:szCs w:val="36"/>
        </w:rPr>
        <w:t>"</w:t>
      </w:r>
      <w:proofErr w:type="spellStart"/>
      <w:r w:rsidRPr="00E540E4">
        <w:rPr>
          <w:rFonts w:cstheme="minorHAnsi"/>
          <w:sz w:val="36"/>
          <w:szCs w:val="36"/>
        </w:rPr>
        <w:t>nWiFi</w:t>
      </w:r>
      <w:proofErr w:type="spellEnd"/>
      <w:r w:rsidRPr="00E540E4">
        <w:rPr>
          <w:rFonts w:cstheme="minorHAnsi"/>
          <w:sz w:val="36"/>
          <w:szCs w:val="36"/>
        </w:rPr>
        <w:t xml:space="preserve"> connected, IP address: "); </w:t>
      </w:r>
      <w:proofErr w:type="spellStart"/>
      <w:r w:rsidRPr="00E540E4">
        <w:rPr>
          <w:rFonts w:cstheme="minorHAnsi"/>
          <w:sz w:val="36"/>
          <w:szCs w:val="36"/>
        </w:rPr>
        <w:t>Serial.println</w:t>
      </w:r>
      <w:proofErr w:type="spellEnd"/>
      <w:r w:rsidRPr="00E540E4">
        <w:rPr>
          <w:rFonts w:cstheme="minorHAnsi"/>
          <w:sz w:val="36"/>
          <w:szCs w:val="36"/>
        </w:rPr>
        <w:t>(</w:t>
      </w:r>
      <w:proofErr w:type="spellStart"/>
      <w:r w:rsidRPr="00E540E4">
        <w:rPr>
          <w:rFonts w:cstheme="minorHAnsi"/>
          <w:sz w:val="36"/>
          <w:szCs w:val="36"/>
        </w:rPr>
        <w:t>WiFi.localIP</w:t>
      </w:r>
      <w:proofErr w:type="spellEnd"/>
      <w:r w:rsidRPr="00E540E4">
        <w:rPr>
          <w:rFonts w:cstheme="minorHAnsi"/>
          <w:sz w:val="36"/>
          <w:szCs w:val="36"/>
        </w:rPr>
        <w:t>());</w:t>
      </w:r>
    </w:p>
    <w:p w:rsidR="00E540E4" w:rsidRPr="00E540E4" w:rsidRDefault="00E540E4" w:rsidP="00E540E4">
      <w:pPr>
        <w:tabs>
          <w:tab w:val="left" w:pos="1653"/>
        </w:tabs>
        <w:rPr>
          <w:rFonts w:cstheme="minorHAnsi"/>
          <w:sz w:val="36"/>
          <w:szCs w:val="36"/>
        </w:rPr>
      </w:pPr>
      <w:r w:rsidRPr="00E540E4">
        <w:rPr>
          <w:rFonts w:cstheme="minorHAnsi"/>
          <w:sz w:val="36"/>
          <w:szCs w:val="36"/>
        </w:rPr>
        <w:t>}</w:t>
      </w: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void</w:t>
      </w:r>
      <w:proofErr w:type="gramEnd"/>
      <w:r w:rsidRPr="00E540E4">
        <w:rPr>
          <w:rFonts w:cstheme="minorHAnsi"/>
          <w:sz w:val="36"/>
          <w:szCs w:val="36"/>
        </w:rPr>
        <w:t xml:space="preserve"> </w:t>
      </w:r>
      <w:proofErr w:type="spellStart"/>
      <w:r w:rsidRPr="00E540E4">
        <w:rPr>
          <w:rFonts w:cstheme="minorHAnsi"/>
          <w:sz w:val="36"/>
          <w:szCs w:val="36"/>
        </w:rPr>
        <w:t>initManagedDevice</w:t>
      </w:r>
      <w:proofErr w:type="spellEnd"/>
      <w:r w:rsidRPr="00E540E4">
        <w:rPr>
          <w:rFonts w:cstheme="minorHAnsi"/>
          <w:sz w:val="36"/>
          <w:szCs w:val="36"/>
        </w:rPr>
        <w:t>()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if</w:t>
      </w:r>
      <w:proofErr w:type="gramEnd"/>
      <w:r w:rsidRPr="00E540E4">
        <w:rPr>
          <w:rFonts w:cstheme="minorHAnsi"/>
          <w:sz w:val="36"/>
          <w:szCs w:val="36"/>
        </w:rPr>
        <w:t xml:space="preserve"> (</w:t>
      </w:r>
      <w:proofErr w:type="spellStart"/>
      <w:r w:rsidRPr="00E540E4">
        <w:rPr>
          <w:rFonts w:cstheme="minorHAnsi"/>
          <w:sz w:val="36"/>
          <w:szCs w:val="36"/>
        </w:rPr>
        <w:t>client.subscribe</w:t>
      </w:r>
      <w:proofErr w:type="spellEnd"/>
      <w:r w:rsidRPr="00E540E4">
        <w:rPr>
          <w:rFonts w:cstheme="minorHAnsi"/>
          <w:sz w:val="36"/>
          <w:szCs w:val="36"/>
        </w:rPr>
        <w:t>(topic))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Serial.println</w:t>
      </w:r>
      <w:proofErr w:type="spellEnd"/>
      <w:r w:rsidRPr="00E540E4">
        <w:rPr>
          <w:rFonts w:cstheme="minorHAnsi"/>
          <w:sz w:val="36"/>
          <w:szCs w:val="36"/>
        </w:rPr>
        <w:t>(</w:t>
      </w:r>
      <w:proofErr w:type="gramEnd"/>
      <w:r w:rsidRPr="00E540E4">
        <w:rPr>
          <w:rFonts w:cstheme="minorHAnsi"/>
          <w:sz w:val="36"/>
          <w:szCs w:val="36"/>
        </w:rPr>
        <w:t xml:space="preserve">"subscribe to </w:t>
      </w:r>
      <w:proofErr w:type="spellStart"/>
      <w:r w:rsidRPr="00E540E4">
        <w:rPr>
          <w:rFonts w:cstheme="minorHAnsi"/>
          <w:sz w:val="36"/>
          <w:szCs w:val="36"/>
        </w:rPr>
        <w:t>cmd</w:t>
      </w:r>
      <w:proofErr w:type="spellEnd"/>
      <w:r w:rsidRPr="00E540E4">
        <w:rPr>
          <w:rFonts w:cstheme="minorHAnsi"/>
          <w:sz w:val="36"/>
          <w:szCs w:val="36"/>
        </w:rPr>
        <w:t xml:space="preserve"> OK");</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 else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Serial.println</w:t>
      </w:r>
      <w:proofErr w:type="spellEnd"/>
      <w:r w:rsidRPr="00E540E4">
        <w:rPr>
          <w:rFonts w:cstheme="minorHAnsi"/>
          <w:sz w:val="36"/>
          <w:szCs w:val="36"/>
        </w:rPr>
        <w:t>(</w:t>
      </w:r>
      <w:proofErr w:type="gramEnd"/>
      <w:r w:rsidRPr="00E540E4">
        <w:rPr>
          <w:rFonts w:cstheme="minorHAnsi"/>
          <w:sz w:val="36"/>
          <w:szCs w:val="36"/>
        </w:rPr>
        <w:t xml:space="preserve">"subscribe to </w:t>
      </w:r>
      <w:proofErr w:type="spellStart"/>
      <w:r w:rsidRPr="00E540E4">
        <w:rPr>
          <w:rFonts w:cstheme="minorHAnsi"/>
          <w:sz w:val="36"/>
          <w:szCs w:val="36"/>
        </w:rPr>
        <w:t>cmd</w:t>
      </w:r>
      <w:proofErr w:type="spellEnd"/>
      <w:r w:rsidRPr="00E540E4">
        <w:rPr>
          <w:rFonts w:cstheme="minorHAnsi"/>
          <w:sz w:val="36"/>
          <w:szCs w:val="36"/>
        </w:rPr>
        <w:t xml:space="preserve"> FAILED");</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
    <w:p w:rsidR="00E540E4" w:rsidRPr="00E540E4" w:rsidRDefault="00E540E4" w:rsidP="00E540E4">
      <w:pPr>
        <w:tabs>
          <w:tab w:val="left" w:pos="1653"/>
        </w:tabs>
        <w:rPr>
          <w:rFonts w:cstheme="minorHAnsi"/>
          <w:sz w:val="36"/>
          <w:szCs w:val="36"/>
        </w:rPr>
      </w:pPr>
      <w:r w:rsidRPr="00E540E4">
        <w:rPr>
          <w:rFonts w:cstheme="minorHAnsi"/>
          <w:sz w:val="36"/>
          <w:szCs w:val="36"/>
        </w:rPr>
        <w:t>}</w:t>
      </w: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void</w:t>
      </w:r>
      <w:proofErr w:type="gramEnd"/>
      <w:r w:rsidRPr="00E540E4">
        <w:rPr>
          <w:rFonts w:cstheme="minorHAnsi"/>
          <w:sz w:val="36"/>
          <w:szCs w:val="36"/>
        </w:rPr>
        <w:t xml:space="preserve"> </w:t>
      </w:r>
      <w:proofErr w:type="spellStart"/>
      <w:r w:rsidRPr="00E540E4">
        <w:rPr>
          <w:rFonts w:cstheme="minorHAnsi"/>
          <w:sz w:val="36"/>
          <w:szCs w:val="36"/>
        </w:rPr>
        <w:t>mqttConnect</w:t>
      </w:r>
      <w:proofErr w:type="spellEnd"/>
      <w:r w:rsidRPr="00E540E4">
        <w:rPr>
          <w:rFonts w:cstheme="minorHAnsi"/>
          <w:sz w:val="36"/>
          <w:szCs w:val="36"/>
        </w:rPr>
        <w:t>()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if</w:t>
      </w:r>
      <w:proofErr w:type="gramEnd"/>
      <w:r w:rsidRPr="00E540E4">
        <w:rPr>
          <w:rFonts w:cstheme="minorHAnsi"/>
          <w:sz w:val="36"/>
          <w:szCs w:val="36"/>
        </w:rPr>
        <w:t xml:space="preserve"> (!</w:t>
      </w:r>
      <w:proofErr w:type="spellStart"/>
      <w:r w:rsidRPr="00E540E4">
        <w:rPr>
          <w:rFonts w:cstheme="minorHAnsi"/>
          <w:sz w:val="36"/>
          <w:szCs w:val="36"/>
        </w:rPr>
        <w:t>client.connected</w:t>
      </w:r>
      <w:proofErr w:type="spellEnd"/>
      <w:r w:rsidRPr="00E540E4">
        <w:rPr>
          <w:rFonts w:cstheme="minorHAnsi"/>
          <w:sz w:val="36"/>
          <w:szCs w:val="36"/>
        </w:rPr>
        <w:t>()) {</w:t>
      </w:r>
    </w:p>
    <w:p w:rsidR="00E540E4" w:rsidRPr="00E540E4" w:rsidRDefault="00E540E4" w:rsidP="00E540E4">
      <w:pPr>
        <w:tabs>
          <w:tab w:val="left" w:pos="1653"/>
        </w:tabs>
        <w:rPr>
          <w:rFonts w:cstheme="minorHAnsi"/>
          <w:sz w:val="36"/>
          <w:szCs w:val="36"/>
        </w:rPr>
      </w:pPr>
      <w:r w:rsidRPr="00E540E4">
        <w:rPr>
          <w:rFonts w:cstheme="minorHAnsi"/>
          <w:sz w:val="36"/>
          <w:szCs w:val="36"/>
        </w:rPr>
        <w:lastRenderedPageBreak/>
        <w:t xml:space="preserve">    </w:t>
      </w:r>
      <w:proofErr w:type="spellStart"/>
      <w:proofErr w:type="gramStart"/>
      <w:r w:rsidRPr="00E540E4">
        <w:rPr>
          <w:rFonts w:cstheme="minorHAnsi"/>
          <w:sz w:val="36"/>
          <w:szCs w:val="36"/>
        </w:rPr>
        <w:t>Serial.print</w:t>
      </w:r>
      <w:proofErr w:type="spellEnd"/>
      <w:r w:rsidRPr="00E540E4">
        <w:rPr>
          <w:rFonts w:cstheme="minorHAnsi"/>
          <w:sz w:val="36"/>
          <w:szCs w:val="36"/>
        </w:rPr>
        <w:t>(</w:t>
      </w:r>
      <w:proofErr w:type="gramEnd"/>
      <w:r w:rsidRPr="00E540E4">
        <w:rPr>
          <w:rFonts w:cstheme="minorHAnsi"/>
          <w:sz w:val="36"/>
          <w:szCs w:val="36"/>
        </w:rPr>
        <w:t xml:space="preserve">"Reconnecting MQTT client to "); </w:t>
      </w:r>
      <w:proofErr w:type="spellStart"/>
      <w:r w:rsidRPr="00E540E4">
        <w:rPr>
          <w:rFonts w:cstheme="minorHAnsi"/>
          <w:sz w:val="36"/>
          <w:szCs w:val="36"/>
        </w:rPr>
        <w:t>Serial.println</w:t>
      </w:r>
      <w:proofErr w:type="spellEnd"/>
      <w:r w:rsidRPr="00E540E4">
        <w:rPr>
          <w:rFonts w:cstheme="minorHAnsi"/>
          <w:sz w:val="36"/>
          <w:szCs w:val="36"/>
        </w:rPr>
        <w:t>(server);</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while</w:t>
      </w:r>
      <w:proofErr w:type="gramEnd"/>
      <w:r w:rsidRPr="00E540E4">
        <w:rPr>
          <w:rFonts w:cstheme="minorHAnsi"/>
          <w:sz w:val="36"/>
          <w:szCs w:val="36"/>
        </w:rPr>
        <w:t xml:space="preserve"> (!</w:t>
      </w:r>
      <w:proofErr w:type="spellStart"/>
      <w:r w:rsidRPr="00E540E4">
        <w:rPr>
          <w:rFonts w:cstheme="minorHAnsi"/>
          <w:sz w:val="36"/>
          <w:szCs w:val="36"/>
        </w:rPr>
        <w:t>client.connect</w:t>
      </w:r>
      <w:proofErr w:type="spellEnd"/>
      <w:r w:rsidRPr="00E540E4">
        <w:rPr>
          <w:rFonts w:cstheme="minorHAnsi"/>
          <w:sz w:val="36"/>
          <w:szCs w:val="36"/>
        </w:rPr>
        <w:t>(</w:t>
      </w:r>
      <w:proofErr w:type="spellStart"/>
      <w:r w:rsidRPr="00E540E4">
        <w:rPr>
          <w:rFonts w:cstheme="minorHAnsi"/>
          <w:sz w:val="36"/>
          <w:szCs w:val="36"/>
        </w:rPr>
        <w:t>clientId</w:t>
      </w:r>
      <w:proofErr w:type="spellEnd"/>
      <w:r w:rsidRPr="00E540E4">
        <w:rPr>
          <w:rFonts w:cstheme="minorHAnsi"/>
          <w:sz w:val="36"/>
          <w:szCs w:val="36"/>
        </w:rPr>
        <w:t xml:space="preserve">, </w:t>
      </w:r>
      <w:proofErr w:type="spellStart"/>
      <w:r w:rsidRPr="00E540E4">
        <w:rPr>
          <w:rFonts w:cstheme="minorHAnsi"/>
          <w:sz w:val="36"/>
          <w:szCs w:val="36"/>
        </w:rPr>
        <w:t>authMethod</w:t>
      </w:r>
      <w:proofErr w:type="spellEnd"/>
      <w:r w:rsidRPr="00E540E4">
        <w:rPr>
          <w:rFonts w:cstheme="minorHAnsi"/>
          <w:sz w:val="36"/>
          <w:szCs w:val="36"/>
        </w:rPr>
        <w:t>, token))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Serial.print</w:t>
      </w:r>
      <w:proofErr w:type="spellEnd"/>
      <w:r w:rsidRPr="00E540E4">
        <w:rPr>
          <w:rFonts w:cstheme="minorHAnsi"/>
          <w:sz w:val="36"/>
          <w:szCs w:val="36"/>
        </w:rPr>
        <w:t>(</w:t>
      </w:r>
      <w:proofErr w:type="gramEnd"/>
      <w:r w:rsidRPr="00E540E4">
        <w:rPr>
          <w:rFonts w:cstheme="minorHAnsi"/>
          <w:sz w:val="36"/>
          <w:szCs w:val="36"/>
        </w:rPr>
        <w:t>".");</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delay(</w:t>
      </w:r>
      <w:proofErr w:type="gramEnd"/>
      <w:r w:rsidRPr="00E540E4">
        <w:rPr>
          <w:rFonts w:cstheme="minorHAnsi"/>
          <w:sz w:val="36"/>
          <w:szCs w:val="36"/>
        </w:rPr>
        <w:t>500);</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initManagedDevice</w:t>
      </w:r>
      <w:proofErr w:type="spellEnd"/>
      <w:r w:rsidRPr="00E540E4">
        <w:rPr>
          <w:rFonts w:cstheme="minorHAnsi"/>
          <w:sz w:val="36"/>
          <w:szCs w:val="36"/>
        </w:rPr>
        <w:t>(</w:t>
      </w:r>
      <w:proofErr w:type="gramEnd"/>
      <w:r w:rsidRPr="00E540E4">
        <w:rPr>
          <w:rFonts w:cstheme="minorHAnsi"/>
          <w:sz w:val="36"/>
          <w:szCs w:val="36"/>
        </w:rPr>
        <w:t>);</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Serial.println</w:t>
      </w:r>
      <w:proofErr w:type="spellEnd"/>
      <w:r w:rsidRPr="00E540E4">
        <w:rPr>
          <w:rFonts w:cstheme="minorHAnsi"/>
          <w:sz w:val="36"/>
          <w:szCs w:val="36"/>
        </w:rPr>
        <w:t>(</w:t>
      </w:r>
      <w:proofErr w:type="gramEnd"/>
      <w:r w:rsidRPr="00E540E4">
        <w:rPr>
          <w:rFonts w:cstheme="minorHAnsi"/>
          <w:sz w:val="36"/>
          <w:szCs w:val="36"/>
        </w:rPr>
        <w:t>);</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
    <w:p w:rsidR="00E540E4" w:rsidRDefault="00E540E4" w:rsidP="00E540E4">
      <w:pPr>
        <w:tabs>
          <w:tab w:val="left" w:pos="1653"/>
        </w:tabs>
        <w:rPr>
          <w:rFonts w:cstheme="minorHAnsi"/>
          <w:sz w:val="36"/>
          <w:szCs w:val="36"/>
        </w:rPr>
      </w:pPr>
      <w:r w:rsidRPr="00E540E4">
        <w:rPr>
          <w:rFonts w:cstheme="minorHAnsi"/>
          <w:sz w:val="36"/>
          <w:szCs w:val="36"/>
        </w:rPr>
        <w:t>}</w:t>
      </w:r>
    </w:p>
    <w:p w:rsidR="00E540E4" w:rsidRPr="00E540E4" w:rsidRDefault="00E540E4" w:rsidP="00E540E4">
      <w:pPr>
        <w:tabs>
          <w:tab w:val="left" w:pos="1653"/>
        </w:tabs>
        <w:rPr>
          <w:rFonts w:cstheme="minorHAnsi"/>
          <w:sz w:val="36"/>
          <w:szCs w:val="36"/>
        </w:rPr>
      </w:pPr>
    </w:p>
    <w:p w:rsidR="00E540E4" w:rsidRDefault="00E540E4" w:rsidP="00E540E4">
      <w:pPr>
        <w:tabs>
          <w:tab w:val="left" w:pos="1653"/>
        </w:tabs>
        <w:rPr>
          <w:rFonts w:ascii="Algerian" w:hAnsi="Algerian"/>
          <w:sz w:val="48"/>
          <w:szCs w:val="48"/>
        </w:rPr>
      </w:pPr>
      <w:r w:rsidRPr="00E540E4">
        <w:rPr>
          <w:rFonts w:ascii="Algerian" w:hAnsi="Algerian"/>
          <w:sz w:val="48"/>
          <w:szCs w:val="48"/>
        </w:rPr>
        <w:t>CODE</w:t>
      </w:r>
      <w:r>
        <w:rPr>
          <w:rFonts w:ascii="Algerian" w:hAnsi="Algerian"/>
          <w:sz w:val="48"/>
          <w:szCs w:val="48"/>
        </w:rPr>
        <w:t xml:space="preserve"> (UNO</w:t>
      </w:r>
      <w:r>
        <w:rPr>
          <w:rFonts w:ascii="Algerian" w:hAnsi="Algerian"/>
          <w:sz w:val="48"/>
          <w:szCs w:val="48"/>
        </w:rPr>
        <w:t>)</w:t>
      </w:r>
      <w:r w:rsidRPr="00E540E4">
        <w:rPr>
          <w:rFonts w:ascii="Algerian" w:hAnsi="Algerian"/>
          <w:sz w:val="48"/>
          <w:szCs w:val="48"/>
        </w:rPr>
        <w:t>:</w:t>
      </w:r>
    </w:p>
    <w:p w:rsidR="00E540E4" w:rsidRPr="00E540E4" w:rsidRDefault="00E540E4" w:rsidP="00E540E4">
      <w:pPr>
        <w:tabs>
          <w:tab w:val="left" w:pos="1653"/>
        </w:tabs>
        <w:rPr>
          <w:rFonts w:ascii="Algerian" w:hAnsi="Algerian"/>
          <w:sz w:val="36"/>
          <w:szCs w:val="36"/>
        </w:rPr>
      </w:pP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&gt;&gt; Pulse Sensor Amped 1.2 &lt;&lt; &gt;&gt;&gt; Pulse Sensor purple wire goes to </w:t>
      </w:r>
      <w:proofErr w:type="spellStart"/>
      <w:r w:rsidRPr="00E540E4">
        <w:rPr>
          <w:rFonts w:cstheme="minorHAnsi"/>
          <w:sz w:val="36"/>
          <w:szCs w:val="36"/>
        </w:rPr>
        <w:t>Analog</w:t>
      </w:r>
      <w:proofErr w:type="spellEnd"/>
      <w:r w:rsidRPr="00E540E4">
        <w:rPr>
          <w:rFonts w:cstheme="minorHAnsi"/>
          <w:sz w:val="36"/>
          <w:szCs w:val="36"/>
        </w:rPr>
        <w:t xml:space="preserve"> Pin 0 &lt;&lt;&lt;</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Pulse Sensor sample </w:t>
      </w:r>
      <w:proofErr w:type="spellStart"/>
      <w:r w:rsidRPr="00E540E4">
        <w:rPr>
          <w:rFonts w:cstheme="minorHAnsi"/>
          <w:sz w:val="36"/>
          <w:szCs w:val="36"/>
        </w:rPr>
        <w:t>aquisition</w:t>
      </w:r>
      <w:proofErr w:type="spellEnd"/>
      <w:r w:rsidRPr="00E540E4">
        <w:rPr>
          <w:rFonts w:cstheme="minorHAnsi"/>
          <w:sz w:val="36"/>
          <w:szCs w:val="36"/>
        </w:rPr>
        <w:t xml:space="preserve"> and processing happens in the background via Timer 2 interrupt. 2mS sample rate.</w:t>
      </w:r>
    </w:p>
    <w:p w:rsidR="00E540E4" w:rsidRPr="00E540E4" w:rsidRDefault="00E540E4" w:rsidP="00E540E4">
      <w:pPr>
        <w:tabs>
          <w:tab w:val="left" w:pos="1653"/>
        </w:tabs>
        <w:rPr>
          <w:rFonts w:cstheme="minorHAnsi"/>
          <w:sz w:val="36"/>
          <w:szCs w:val="36"/>
        </w:rPr>
      </w:pPr>
      <w:r w:rsidRPr="00E540E4">
        <w:rPr>
          <w:rFonts w:cstheme="minorHAnsi"/>
          <w:sz w:val="36"/>
          <w:szCs w:val="36"/>
        </w:rPr>
        <w:t>PWM on pins 3 and 11 will not work when using this code, because we are using Timer 2!</w:t>
      </w:r>
    </w:p>
    <w:p w:rsidR="00E540E4" w:rsidRPr="00E540E4" w:rsidRDefault="00E540E4" w:rsidP="00E540E4">
      <w:pPr>
        <w:tabs>
          <w:tab w:val="left" w:pos="1653"/>
        </w:tabs>
        <w:rPr>
          <w:rFonts w:cstheme="minorHAnsi"/>
          <w:sz w:val="36"/>
          <w:szCs w:val="36"/>
        </w:rPr>
      </w:pPr>
      <w:r w:rsidRPr="00E540E4">
        <w:rPr>
          <w:rFonts w:cstheme="minorHAnsi"/>
          <w:sz w:val="36"/>
          <w:szCs w:val="36"/>
        </w:rPr>
        <w:lastRenderedPageBreak/>
        <w:t>The following variables are automatically updated:</w:t>
      </w: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Signal :</w:t>
      </w:r>
      <w:proofErr w:type="gramEnd"/>
      <w:r w:rsidRPr="00E540E4">
        <w:rPr>
          <w:rFonts w:cstheme="minorHAnsi"/>
          <w:sz w:val="36"/>
          <w:szCs w:val="36"/>
        </w:rPr>
        <w:t xml:space="preserve">    </w:t>
      </w:r>
      <w:proofErr w:type="spellStart"/>
      <w:r w:rsidRPr="00E540E4">
        <w:rPr>
          <w:rFonts w:cstheme="minorHAnsi"/>
          <w:sz w:val="36"/>
          <w:szCs w:val="36"/>
        </w:rPr>
        <w:t>int</w:t>
      </w:r>
      <w:proofErr w:type="spellEnd"/>
      <w:r w:rsidRPr="00E540E4">
        <w:rPr>
          <w:rFonts w:cstheme="minorHAnsi"/>
          <w:sz w:val="36"/>
          <w:szCs w:val="36"/>
        </w:rPr>
        <w:t xml:space="preserve"> that holds the </w:t>
      </w:r>
      <w:proofErr w:type="spellStart"/>
      <w:r w:rsidRPr="00E540E4">
        <w:rPr>
          <w:rFonts w:cstheme="minorHAnsi"/>
          <w:sz w:val="36"/>
          <w:szCs w:val="36"/>
        </w:rPr>
        <w:t>analog</w:t>
      </w:r>
      <w:proofErr w:type="spellEnd"/>
      <w:r w:rsidRPr="00E540E4">
        <w:rPr>
          <w:rFonts w:cstheme="minorHAnsi"/>
          <w:sz w:val="36"/>
          <w:szCs w:val="36"/>
        </w:rPr>
        <w:t xml:space="preserve"> signal data straight from the sensor. </w:t>
      </w:r>
      <w:proofErr w:type="gramStart"/>
      <w:r w:rsidRPr="00E540E4">
        <w:rPr>
          <w:rFonts w:cstheme="minorHAnsi"/>
          <w:sz w:val="36"/>
          <w:szCs w:val="36"/>
        </w:rPr>
        <w:t>updated</w:t>
      </w:r>
      <w:proofErr w:type="gramEnd"/>
      <w:r w:rsidRPr="00E540E4">
        <w:rPr>
          <w:rFonts w:cstheme="minorHAnsi"/>
          <w:sz w:val="36"/>
          <w:szCs w:val="36"/>
        </w:rPr>
        <w:t xml:space="preserve"> every 2mS.</w:t>
      </w: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IBI  :</w:t>
      </w:r>
      <w:proofErr w:type="gramEnd"/>
      <w:r w:rsidRPr="00E540E4">
        <w:rPr>
          <w:rFonts w:cstheme="minorHAnsi"/>
          <w:sz w:val="36"/>
          <w:szCs w:val="36"/>
        </w:rPr>
        <w:t xml:space="preserve">      </w:t>
      </w:r>
      <w:proofErr w:type="spellStart"/>
      <w:r w:rsidRPr="00E540E4">
        <w:rPr>
          <w:rFonts w:cstheme="minorHAnsi"/>
          <w:sz w:val="36"/>
          <w:szCs w:val="36"/>
        </w:rPr>
        <w:t>int</w:t>
      </w:r>
      <w:proofErr w:type="spellEnd"/>
      <w:r w:rsidRPr="00E540E4">
        <w:rPr>
          <w:rFonts w:cstheme="minorHAnsi"/>
          <w:sz w:val="36"/>
          <w:szCs w:val="36"/>
        </w:rPr>
        <w:t xml:space="preserve"> that holds the time interval between beats. </w:t>
      </w:r>
      <w:proofErr w:type="gramStart"/>
      <w:r w:rsidRPr="00E540E4">
        <w:rPr>
          <w:rFonts w:cstheme="minorHAnsi"/>
          <w:sz w:val="36"/>
          <w:szCs w:val="36"/>
        </w:rPr>
        <w:t>2mS resolution.</w:t>
      </w:r>
      <w:proofErr w:type="gramEnd"/>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BPM  :</w:t>
      </w:r>
      <w:proofErr w:type="gramEnd"/>
      <w:r w:rsidRPr="00E540E4">
        <w:rPr>
          <w:rFonts w:cstheme="minorHAnsi"/>
          <w:sz w:val="36"/>
          <w:szCs w:val="36"/>
        </w:rPr>
        <w:t xml:space="preserve">      </w:t>
      </w:r>
      <w:proofErr w:type="spellStart"/>
      <w:r w:rsidRPr="00E540E4">
        <w:rPr>
          <w:rFonts w:cstheme="minorHAnsi"/>
          <w:sz w:val="36"/>
          <w:szCs w:val="36"/>
        </w:rPr>
        <w:t>int</w:t>
      </w:r>
      <w:proofErr w:type="spellEnd"/>
      <w:r w:rsidRPr="00E540E4">
        <w:rPr>
          <w:rFonts w:cstheme="minorHAnsi"/>
          <w:sz w:val="36"/>
          <w:szCs w:val="36"/>
        </w:rPr>
        <w:t xml:space="preserve"> that holds the heart rate value, derived every beat, from averaging previous 10 IBI values.</w:t>
      </w: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QS  :</w:t>
      </w:r>
      <w:proofErr w:type="gramEnd"/>
      <w:r w:rsidRPr="00E540E4">
        <w:rPr>
          <w:rFonts w:cstheme="minorHAnsi"/>
          <w:sz w:val="36"/>
          <w:szCs w:val="36"/>
        </w:rPr>
        <w:t xml:space="preserve">       </w:t>
      </w:r>
      <w:proofErr w:type="spellStart"/>
      <w:r w:rsidRPr="00E540E4">
        <w:rPr>
          <w:rFonts w:cstheme="minorHAnsi"/>
          <w:sz w:val="36"/>
          <w:szCs w:val="36"/>
        </w:rPr>
        <w:t>boolean</w:t>
      </w:r>
      <w:proofErr w:type="spellEnd"/>
      <w:r w:rsidRPr="00E540E4">
        <w:rPr>
          <w:rFonts w:cstheme="minorHAnsi"/>
          <w:sz w:val="36"/>
          <w:szCs w:val="36"/>
        </w:rPr>
        <w:t xml:space="preserve"> that is made true whenever Pulse is found and BPM is updated. User must reset.</w:t>
      </w: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Pulse :</w:t>
      </w:r>
      <w:proofErr w:type="gramEnd"/>
      <w:r w:rsidRPr="00E540E4">
        <w:rPr>
          <w:rFonts w:cstheme="minorHAnsi"/>
          <w:sz w:val="36"/>
          <w:szCs w:val="36"/>
        </w:rPr>
        <w:t xml:space="preserve">     </w:t>
      </w:r>
      <w:proofErr w:type="spellStart"/>
      <w:r w:rsidRPr="00E540E4">
        <w:rPr>
          <w:rFonts w:cstheme="minorHAnsi"/>
          <w:sz w:val="36"/>
          <w:szCs w:val="36"/>
        </w:rPr>
        <w:t>boolean</w:t>
      </w:r>
      <w:proofErr w:type="spellEnd"/>
      <w:r w:rsidRPr="00E540E4">
        <w:rPr>
          <w:rFonts w:cstheme="minorHAnsi"/>
          <w:sz w:val="36"/>
          <w:szCs w:val="36"/>
        </w:rPr>
        <w:t xml:space="preserve"> that is true when a heartbeat is sensed then false in time with pin13 LED going out.</w:t>
      </w:r>
    </w:p>
    <w:p w:rsidR="00E540E4" w:rsidRPr="00E540E4" w:rsidRDefault="00E540E4" w:rsidP="00E540E4">
      <w:pPr>
        <w:tabs>
          <w:tab w:val="left" w:pos="1653"/>
        </w:tabs>
        <w:rPr>
          <w:rFonts w:cstheme="minorHAnsi"/>
          <w:sz w:val="36"/>
          <w:szCs w:val="36"/>
        </w:rPr>
      </w:pPr>
      <w:r w:rsidRPr="00E540E4">
        <w:rPr>
          <w:rFonts w:cstheme="minorHAnsi"/>
          <w:sz w:val="36"/>
          <w:szCs w:val="36"/>
        </w:rPr>
        <w:t>*/</w:t>
      </w: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r w:rsidRPr="00E540E4">
        <w:rPr>
          <w:rFonts w:cstheme="minorHAnsi"/>
          <w:sz w:val="36"/>
          <w:szCs w:val="36"/>
        </w:rPr>
        <w:t>#include &lt;</w:t>
      </w:r>
      <w:proofErr w:type="spellStart"/>
      <w:r w:rsidRPr="00E540E4">
        <w:rPr>
          <w:rFonts w:cstheme="minorHAnsi"/>
          <w:sz w:val="36"/>
          <w:szCs w:val="36"/>
        </w:rPr>
        <w:t>SoftwareSerial.h</w:t>
      </w:r>
      <w:proofErr w:type="spellEnd"/>
      <w:r w:rsidRPr="00E540E4">
        <w:rPr>
          <w:rFonts w:cstheme="minorHAnsi"/>
          <w:sz w:val="36"/>
          <w:szCs w:val="36"/>
        </w:rPr>
        <w:t>&gt;</w:t>
      </w:r>
    </w:p>
    <w:p w:rsidR="00E540E4" w:rsidRPr="00E540E4" w:rsidRDefault="00E540E4" w:rsidP="00E540E4">
      <w:pPr>
        <w:tabs>
          <w:tab w:val="left" w:pos="1653"/>
        </w:tabs>
        <w:rPr>
          <w:rFonts w:cstheme="minorHAnsi"/>
          <w:sz w:val="36"/>
          <w:szCs w:val="36"/>
        </w:rPr>
      </w:pPr>
      <w:proofErr w:type="spellStart"/>
      <w:r w:rsidRPr="00E540E4">
        <w:rPr>
          <w:rFonts w:cstheme="minorHAnsi"/>
          <w:sz w:val="36"/>
          <w:szCs w:val="36"/>
        </w:rPr>
        <w:t>SoftwareSerial</w:t>
      </w:r>
      <w:proofErr w:type="spellEnd"/>
      <w:r w:rsidRPr="00E540E4">
        <w:rPr>
          <w:rFonts w:cstheme="minorHAnsi"/>
          <w:sz w:val="36"/>
          <w:szCs w:val="36"/>
        </w:rPr>
        <w:t xml:space="preserve"> </w:t>
      </w:r>
      <w:proofErr w:type="spellStart"/>
      <w:proofErr w:type="gramStart"/>
      <w:r w:rsidRPr="00E540E4">
        <w:rPr>
          <w:rFonts w:cstheme="minorHAnsi"/>
          <w:sz w:val="36"/>
          <w:szCs w:val="36"/>
        </w:rPr>
        <w:t>mySerial</w:t>
      </w:r>
      <w:proofErr w:type="spellEnd"/>
      <w:r w:rsidRPr="00E540E4">
        <w:rPr>
          <w:rFonts w:cstheme="minorHAnsi"/>
          <w:sz w:val="36"/>
          <w:szCs w:val="36"/>
        </w:rPr>
        <w:t>(</w:t>
      </w:r>
      <w:proofErr w:type="gramEnd"/>
      <w:r w:rsidRPr="00E540E4">
        <w:rPr>
          <w:rFonts w:cstheme="minorHAnsi"/>
          <w:sz w:val="36"/>
          <w:szCs w:val="36"/>
        </w:rPr>
        <w:t>9,8);</w:t>
      </w: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r w:rsidRPr="00E540E4">
        <w:rPr>
          <w:rFonts w:cstheme="minorHAnsi"/>
          <w:sz w:val="36"/>
          <w:szCs w:val="36"/>
        </w:rPr>
        <w:t>/</w:t>
      </w:r>
      <w:proofErr w:type="gramStart"/>
      <w:r w:rsidRPr="00E540E4">
        <w:rPr>
          <w:rFonts w:cstheme="minorHAnsi"/>
          <w:sz w:val="36"/>
          <w:szCs w:val="36"/>
        </w:rPr>
        <w:t>/  VARIABLES</w:t>
      </w:r>
      <w:proofErr w:type="gramEnd"/>
    </w:p>
    <w:p w:rsidR="00E540E4" w:rsidRPr="00E540E4" w:rsidRDefault="00E540E4" w:rsidP="00E540E4">
      <w:pPr>
        <w:tabs>
          <w:tab w:val="left" w:pos="1653"/>
        </w:tabs>
        <w:rPr>
          <w:rFonts w:cstheme="minorHAnsi"/>
          <w:sz w:val="36"/>
          <w:szCs w:val="36"/>
        </w:rPr>
      </w:pPr>
      <w:proofErr w:type="spellStart"/>
      <w:proofErr w:type="gramStart"/>
      <w:r w:rsidRPr="00E540E4">
        <w:rPr>
          <w:rFonts w:cstheme="minorHAnsi"/>
          <w:sz w:val="36"/>
          <w:szCs w:val="36"/>
        </w:rPr>
        <w:t>int</w:t>
      </w:r>
      <w:proofErr w:type="spellEnd"/>
      <w:proofErr w:type="gramEnd"/>
      <w:r w:rsidRPr="00E540E4">
        <w:rPr>
          <w:rFonts w:cstheme="minorHAnsi"/>
          <w:sz w:val="36"/>
          <w:szCs w:val="36"/>
        </w:rPr>
        <w:t xml:space="preserve"> </w:t>
      </w:r>
      <w:proofErr w:type="spellStart"/>
      <w:r w:rsidRPr="00E540E4">
        <w:rPr>
          <w:rFonts w:cstheme="minorHAnsi"/>
          <w:sz w:val="36"/>
          <w:szCs w:val="36"/>
        </w:rPr>
        <w:t>pulsePin</w:t>
      </w:r>
      <w:proofErr w:type="spellEnd"/>
      <w:r w:rsidRPr="00E540E4">
        <w:rPr>
          <w:rFonts w:cstheme="minorHAnsi"/>
          <w:sz w:val="36"/>
          <w:szCs w:val="36"/>
        </w:rPr>
        <w:t xml:space="preserve"> = A1;                 // Pulse Sensor purple wire connected to </w:t>
      </w:r>
      <w:proofErr w:type="spellStart"/>
      <w:r w:rsidRPr="00E540E4">
        <w:rPr>
          <w:rFonts w:cstheme="minorHAnsi"/>
          <w:sz w:val="36"/>
          <w:szCs w:val="36"/>
        </w:rPr>
        <w:t>analog</w:t>
      </w:r>
      <w:proofErr w:type="spellEnd"/>
      <w:r w:rsidRPr="00E540E4">
        <w:rPr>
          <w:rFonts w:cstheme="minorHAnsi"/>
          <w:sz w:val="36"/>
          <w:szCs w:val="36"/>
        </w:rPr>
        <w:t xml:space="preserve"> pin 0</w:t>
      </w:r>
    </w:p>
    <w:p w:rsidR="00E540E4" w:rsidRPr="00E540E4" w:rsidRDefault="00E540E4" w:rsidP="00E540E4">
      <w:pPr>
        <w:tabs>
          <w:tab w:val="left" w:pos="1653"/>
        </w:tabs>
        <w:rPr>
          <w:rFonts w:cstheme="minorHAnsi"/>
          <w:sz w:val="36"/>
          <w:szCs w:val="36"/>
        </w:rPr>
      </w:pPr>
      <w:proofErr w:type="spellStart"/>
      <w:proofErr w:type="gramStart"/>
      <w:r w:rsidRPr="00E540E4">
        <w:rPr>
          <w:rFonts w:cstheme="minorHAnsi"/>
          <w:sz w:val="36"/>
          <w:szCs w:val="36"/>
        </w:rPr>
        <w:t>int</w:t>
      </w:r>
      <w:proofErr w:type="spellEnd"/>
      <w:proofErr w:type="gramEnd"/>
      <w:r w:rsidRPr="00E540E4">
        <w:rPr>
          <w:rFonts w:cstheme="minorHAnsi"/>
          <w:sz w:val="36"/>
          <w:szCs w:val="36"/>
        </w:rPr>
        <w:t xml:space="preserve"> </w:t>
      </w:r>
      <w:proofErr w:type="spellStart"/>
      <w:r w:rsidRPr="00E540E4">
        <w:rPr>
          <w:rFonts w:cstheme="minorHAnsi"/>
          <w:sz w:val="36"/>
          <w:szCs w:val="36"/>
        </w:rPr>
        <w:t>tempPin</w:t>
      </w:r>
      <w:proofErr w:type="spellEnd"/>
      <w:r w:rsidRPr="00E540E4">
        <w:rPr>
          <w:rFonts w:cstheme="minorHAnsi"/>
          <w:sz w:val="36"/>
          <w:szCs w:val="36"/>
        </w:rPr>
        <w:t xml:space="preserve"> = A0;                  // Temperature Sensor connected to </w:t>
      </w:r>
      <w:proofErr w:type="spellStart"/>
      <w:r w:rsidRPr="00E540E4">
        <w:rPr>
          <w:rFonts w:cstheme="minorHAnsi"/>
          <w:sz w:val="36"/>
          <w:szCs w:val="36"/>
        </w:rPr>
        <w:t>analog</w:t>
      </w:r>
      <w:proofErr w:type="spellEnd"/>
      <w:r w:rsidRPr="00E540E4">
        <w:rPr>
          <w:rFonts w:cstheme="minorHAnsi"/>
          <w:sz w:val="36"/>
          <w:szCs w:val="36"/>
        </w:rPr>
        <w:t xml:space="preserve"> pin 1</w:t>
      </w:r>
    </w:p>
    <w:p w:rsidR="00E540E4" w:rsidRPr="00E540E4" w:rsidRDefault="00E540E4" w:rsidP="00E540E4">
      <w:pPr>
        <w:tabs>
          <w:tab w:val="left" w:pos="1653"/>
        </w:tabs>
        <w:rPr>
          <w:rFonts w:cstheme="minorHAnsi"/>
          <w:sz w:val="36"/>
          <w:szCs w:val="36"/>
        </w:rPr>
      </w:pPr>
      <w:proofErr w:type="spellStart"/>
      <w:proofErr w:type="gramStart"/>
      <w:r w:rsidRPr="00E540E4">
        <w:rPr>
          <w:rFonts w:cstheme="minorHAnsi"/>
          <w:sz w:val="36"/>
          <w:szCs w:val="36"/>
        </w:rPr>
        <w:t>int</w:t>
      </w:r>
      <w:proofErr w:type="spellEnd"/>
      <w:proofErr w:type="gramEnd"/>
      <w:r w:rsidRPr="00E540E4">
        <w:rPr>
          <w:rFonts w:cstheme="minorHAnsi"/>
          <w:sz w:val="36"/>
          <w:szCs w:val="36"/>
        </w:rPr>
        <w:t xml:space="preserve"> </w:t>
      </w:r>
      <w:proofErr w:type="spellStart"/>
      <w:r w:rsidRPr="00E540E4">
        <w:rPr>
          <w:rFonts w:cstheme="minorHAnsi"/>
          <w:sz w:val="36"/>
          <w:szCs w:val="36"/>
        </w:rPr>
        <w:t>blinkPin</w:t>
      </w:r>
      <w:proofErr w:type="spellEnd"/>
      <w:r w:rsidRPr="00E540E4">
        <w:rPr>
          <w:rFonts w:cstheme="minorHAnsi"/>
          <w:sz w:val="36"/>
          <w:szCs w:val="36"/>
        </w:rPr>
        <w:t xml:space="preserve"> = 13;                // pin to blink led at each beat</w:t>
      </w: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lastRenderedPageBreak/>
        <w:t>float</w:t>
      </w:r>
      <w:proofErr w:type="gramEnd"/>
      <w:r w:rsidRPr="00E540E4">
        <w:rPr>
          <w:rFonts w:cstheme="minorHAnsi"/>
          <w:sz w:val="36"/>
          <w:szCs w:val="36"/>
        </w:rPr>
        <w:t xml:space="preserve"> sensorValue1;</w:t>
      </w:r>
    </w:p>
    <w:p w:rsidR="00E540E4" w:rsidRPr="00E540E4" w:rsidRDefault="00E540E4" w:rsidP="00E540E4">
      <w:pPr>
        <w:tabs>
          <w:tab w:val="left" w:pos="1653"/>
        </w:tabs>
        <w:rPr>
          <w:rFonts w:cstheme="minorHAnsi"/>
          <w:sz w:val="36"/>
          <w:szCs w:val="36"/>
        </w:rPr>
      </w:pPr>
      <w:proofErr w:type="spellStart"/>
      <w:proofErr w:type="gramStart"/>
      <w:r w:rsidRPr="00E540E4">
        <w:rPr>
          <w:rFonts w:cstheme="minorHAnsi"/>
          <w:sz w:val="36"/>
          <w:szCs w:val="36"/>
        </w:rPr>
        <w:t>int</w:t>
      </w:r>
      <w:proofErr w:type="spellEnd"/>
      <w:proofErr w:type="gramEnd"/>
      <w:r w:rsidRPr="00E540E4">
        <w:rPr>
          <w:rFonts w:cstheme="minorHAnsi"/>
          <w:sz w:val="36"/>
          <w:szCs w:val="36"/>
        </w:rPr>
        <w:t xml:space="preserve"> </w:t>
      </w:r>
      <w:proofErr w:type="spellStart"/>
      <w:r w:rsidRPr="00E540E4">
        <w:rPr>
          <w:rFonts w:cstheme="minorHAnsi"/>
          <w:sz w:val="36"/>
          <w:szCs w:val="36"/>
        </w:rPr>
        <w:t>sensorValue</w:t>
      </w:r>
      <w:proofErr w:type="spellEnd"/>
      <w:r w:rsidRPr="00E540E4">
        <w:rPr>
          <w:rFonts w:cstheme="minorHAnsi"/>
          <w:sz w:val="36"/>
          <w:szCs w:val="36"/>
        </w:rPr>
        <w:t>[2]={0,0};</w:t>
      </w:r>
    </w:p>
    <w:p w:rsidR="00E540E4" w:rsidRPr="00E540E4" w:rsidRDefault="00E540E4" w:rsidP="00E540E4">
      <w:pPr>
        <w:tabs>
          <w:tab w:val="left" w:pos="1653"/>
        </w:tabs>
        <w:rPr>
          <w:rFonts w:cstheme="minorHAnsi"/>
          <w:sz w:val="36"/>
          <w:szCs w:val="36"/>
        </w:rPr>
      </w:pPr>
      <w:proofErr w:type="spellStart"/>
      <w:proofErr w:type="gramStart"/>
      <w:r w:rsidRPr="00E540E4">
        <w:rPr>
          <w:rFonts w:cstheme="minorHAnsi"/>
          <w:sz w:val="36"/>
          <w:szCs w:val="36"/>
        </w:rPr>
        <w:t>int</w:t>
      </w:r>
      <w:proofErr w:type="spellEnd"/>
      <w:proofErr w:type="gramEnd"/>
      <w:r w:rsidRPr="00E540E4">
        <w:rPr>
          <w:rFonts w:cstheme="minorHAnsi"/>
          <w:sz w:val="36"/>
          <w:szCs w:val="36"/>
        </w:rPr>
        <w:t xml:space="preserve"> </w:t>
      </w:r>
      <w:proofErr w:type="spellStart"/>
      <w:r w:rsidRPr="00E540E4">
        <w:rPr>
          <w:rFonts w:cstheme="minorHAnsi"/>
          <w:sz w:val="36"/>
          <w:szCs w:val="36"/>
        </w:rPr>
        <w:t>voltageValue</w:t>
      </w:r>
      <w:proofErr w:type="spellEnd"/>
      <w:r w:rsidRPr="00E540E4">
        <w:rPr>
          <w:rFonts w:cstheme="minorHAnsi"/>
          <w:sz w:val="36"/>
          <w:szCs w:val="36"/>
        </w:rPr>
        <w:t>[2] = {0, 0};</w:t>
      </w: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char</w:t>
      </w:r>
      <w:proofErr w:type="gramEnd"/>
      <w:r w:rsidRPr="00E540E4">
        <w:rPr>
          <w:rFonts w:cstheme="minorHAnsi"/>
          <w:sz w:val="36"/>
          <w:szCs w:val="36"/>
        </w:rPr>
        <w:t xml:space="preserve"> </w:t>
      </w:r>
      <w:proofErr w:type="spellStart"/>
      <w:r w:rsidRPr="00E540E4">
        <w:rPr>
          <w:rFonts w:cstheme="minorHAnsi"/>
          <w:sz w:val="36"/>
          <w:szCs w:val="36"/>
        </w:rPr>
        <w:t>inbyte</w:t>
      </w:r>
      <w:proofErr w:type="spellEnd"/>
      <w:r w:rsidRPr="00E540E4">
        <w:rPr>
          <w:rFonts w:cstheme="minorHAnsi"/>
          <w:sz w:val="36"/>
          <w:szCs w:val="36"/>
        </w:rPr>
        <w:t xml:space="preserve"> = 0;</w:t>
      </w: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r w:rsidRPr="00E540E4">
        <w:rPr>
          <w:rFonts w:cstheme="minorHAnsi"/>
          <w:sz w:val="36"/>
          <w:szCs w:val="36"/>
        </w:rPr>
        <w:t>// these variables are volatile because they are used during the interrupt service routine!</w:t>
      </w: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volatile</w:t>
      </w:r>
      <w:proofErr w:type="gramEnd"/>
      <w:r w:rsidRPr="00E540E4">
        <w:rPr>
          <w:rFonts w:cstheme="minorHAnsi"/>
          <w:sz w:val="36"/>
          <w:szCs w:val="36"/>
        </w:rPr>
        <w:t xml:space="preserve"> </w:t>
      </w:r>
      <w:proofErr w:type="spellStart"/>
      <w:r w:rsidRPr="00E540E4">
        <w:rPr>
          <w:rFonts w:cstheme="minorHAnsi"/>
          <w:sz w:val="36"/>
          <w:szCs w:val="36"/>
        </w:rPr>
        <w:t>int</w:t>
      </w:r>
      <w:proofErr w:type="spellEnd"/>
      <w:r w:rsidRPr="00E540E4">
        <w:rPr>
          <w:rFonts w:cstheme="minorHAnsi"/>
          <w:sz w:val="36"/>
          <w:szCs w:val="36"/>
        </w:rPr>
        <w:t xml:space="preserve"> BPM;                   // used to hold the pulse rate</w:t>
      </w: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volatile</w:t>
      </w:r>
      <w:proofErr w:type="gramEnd"/>
      <w:r w:rsidRPr="00E540E4">
        <w:rPr>
          <w:rFonts w:cstheme="minorHAnsi"/>
          <w:sz w:val="36"/>
          <w:szCs w:val="36"/>
        </w:rPr>
        <w:t xml:space="preserve"> </w:t>
      </w:r>
      <w:proofErr w:type="spellStart"/>
      <w:r w:rsidRPr="00E540E4">
        <w:rPr>
          <w:rFonts w:cstheme="minorHAnsi"/>
          <w:sz w:val="36"/>
          <w:szCs w:val="36"/>
        </w:rPr>
        <w:t>int</w:t>
      </w:r>
      <w:proofErr w:type="spellEnd"/>
      <w:r w:rsidRPr="00E540E4">
        <w:rPr>
          <w:rFonts w:cstheme="minorHAnsi"/>
          <w:sz w:val="36"/>
          <w:szCs w:val="36"/>
        </w:rPr>
        <w:t xml:space="preserve"> Signal;                // holds the incoming raw data</w:t>
      </w: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volatile</w:t>
      </w:r>
      <w:proofErr w:type="gramEnd"/>
      <w:r w:rsidRPr="00E540E4">
        <w:rPr>
          <w:rFonts w:cstheme="minorHAnsi"/>
          <w:sz w:val="36"/>
          <w:szCs w:val="36"/>
        </w:rPr>
        <w:t xml:space="preserve"> </w:t>
      </w:r>
      <w:proofErr w:type="spellStart"/>
      <w:r w:rsidRPr="00E540E4">
        <w:rPr>
          <w:rFonts w:cstheme="minorHAnsi"/>
          <w:sz w:val="36"/>
          <w:szCs w:val="36"/>
        </w:rPr>
        <w:t>int</w:t>
      </w:r>
      <w:proofErr w:type="spellEnd"/>
      <w:r w:rsidRPr="00E540E4">
        <w:rPr>
          <w:rFonts w:cstheme="minorHAnsi"/>
          <w:sz w:val="36"/>
          <w:szCs w:val="36"/>
        </w:rPr>
        <w:t xml:space="preserve"> IBI = 600;             // holds the time between beats, must be seeded! </w:t>
      </w: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volatile</w:t>
      </w:r>
      <w:proofErr w:type="gramEnd"/>
      <w:r w:rsidRPr="00E540E4">
        <w:rPr>
          <w:rFonts w:cstheme="minorHAnsi"/>
          <w:sz w:val="36"/>
          <w:szCs w:val="36"/>
        </w:rPr>
        <w:t xml:space="preserve"> </w:t>
      </w:r>
      <w:proofErr w:type="spellStart"/>
      <w:r w:rsidRPr="00E540E4">
        <w:rPr>
          <w:rFonts w:cstheme="minorHAnsi"/>
          <w:sz w:val="36"/>
          <w:szCs w:val="36"/>
        </w:rPr>
        <w:t>boolean</w:t>
      </w:r>
      <w:proofErr w:type="spellEnd"/>
      <w:r w:rsidRPr="00E540E4">
        <w:rPr>
          <w:rFonts w:cstheme="minorHAnsi"/>
          <w:sz w:val="36"/>
          <w:szCs w:val="36"/>
        </w:rPr>
        <w:t xml:space="preserve"> Pulse = false;     // true when pulse wave is high, false when it's low</w:t>
      </w: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volatile</w:t>
      </w:r>
      <w:proofErr w:type="gramEnd"/>
      <w:r w:rsidRPr="00E540E4">
        <w:rPr>
          <w:rFonts w:cstheme="minorHAnsi"/>
          <w:sz w:val="36"/>
          <w:szCs w:val="36"/>
        </w:rPr>
        <w:t xml:space="preserve"> </w:t>
      </w:r>
      <w:proofErr w:type="spellStart"/>
      <w:r w:rsidRPr="00E540E4">
        <w:rPr>
          <w:rFonts w:cstheme="minorHAnsi"/>
          <w:sz w:val="36"/>
          <w:szCs w:val="36"/>
        </w:rPr>
        <w:t>boolean</w:t>
      </w:r>
      <w:proofErr w:type="spellEnd"/>
      <w:r w:rsidRPr="00E540E4">
        <w:rPr>
          <w:rFonts w:cstheme="minorHAnsi"/>
          <w:sz w:val="36"/>
          <w:szCs w:val="36"/>
        </w:rPr>
        <w:t xml:space="preserve"> QS = false;        // becomes true when </w:t>
      </w:r>
      <w:proofErr w:type="spellStart"/>
      <w:r w:rsidRPr="00E540E4">
        <w:rPr>
          <w:rFonts w:cstheme="minorHAnsi"/>
          <w:sz w:val="36"/>
          <w:szCs w:val="36"/>
        </w:rPr>
        <w:t>Arduoino</w:t>
      </w:r>
      <w:proofErr w:type="spellEnd"/>
      <w:r w:rsidRPr="00E540E4">
        <w:rPr>
          <w:rFonts w:cstheme="minorHAnsi"/>
          <w:sz w:val="36"/>
          <w:szCs w:val="36"/>
        </w:rPr>
        <w:t xml:space="preserve"> finds a beat.</w:t>
      </w: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void</w:t>
      </w:r>
      <w:proofErr w:type="gramEnd"/>
      <w:r w:rsidRPr="00E540E4">
        <w:rPr>
          <w:rFonts w:cstheme="minorHAnsi"/>
          <w:sz w:val="36"/>
          <w:szCs w:val="36"/>
        </w:rPr>
        <w:t xml:space="preserve"> setup(){</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pinMode</w:t>
      </w:r>
      <w:proofErr w:type="spellEnd"/>
      <w:r w:rsidRPr="00E540E4">
        <w:rPr>
          <w:rFonts w:cstheme="minorHAnsi"/>
          <w:sz w:val="36"/>
          <w:szCs w:val="36"/>
        </w:rPr>
        <w:t>(</w:t>
      </w:r>
      <w:proofErr w:type="spellStart"/>
      <w:proofErr w:type="gramEnd"/>
      <w:r w:rsidRPr="00E540E4">
        <w:rPr>
          <w:rFonts w:cstheme="minorHAnsi"/>
          <w:sz w:val="36"/>
          <w:szCs w:val="36"/>
        </w:rPr>
        <w:t>blinkPin,OUTPUT</w:t>
      </w:r>
      <w:proofErr w:type="spellEnd"/>
      <w:r w:rsidRPr="00E540E4">
        <w:rPr>
          <w:rFonts w:cstheme="minorHAnsi"/>
          <w:sz w:val="36"/>
          <w:szCs w:val="36"/>
        </w:rPr>
        <w:t>);         // pin that will blink to your heartbeat!</w:t>
      </w:r>
    </w:p>
    <w:p w:rsidR="00E540E4" w:rsidRPr="00E540E4" w:rsidRDefault="00E540E4" w:rsidP="00E540E4">
      <w:pPr>
        <w:tabs>
          <w:tab w:val="left" w:pos="1653"/>
        </w:tabs>
        <w:rPr>
          <w:rFonts w:cstheme="minorHAnsi"/>
          <w:sz w:val="36"/>
          <w:szCs w:val="36"/>
        </w:rPr>
      </w:pPr>
      <w:r w:rsidRPr="00E540E4">
        <w:rPr>
          <w:rFonts w:cstheme="minorHAnsi"/>
          <w:sz w:val="36"/>
          <w:szCs w:val="36"/>
        </w:rPr>
        <w:lastRenderedPageBreak/>
        <w:t xml:space="preserve">  </w:t>
      </w:r>
      <w:proofErr w:type="spellStart"/>
      <w:proofErr w:type="gramStart"/>
      <w:r w:rsidRPr="00E540E4">
        <w:rPr>
          <w:rFonts w:cstheme="minorHAnsi"/>
          <w:sz w:val="36"/>
          <w:szCs w:val="36"/>
        </w:rPr>
        <w:t>Serial.begin</w:t>
      </w:r>
      <w:proofErr w:type="spellEnd"/>
      <w:r w:rsidRPr="00E540E4">
        <w:rPr>
          <w:rFonts w:cstheme="minorHAnsi"/>
          <w:sz w:val="36"/>
          <w:szCs w:val="36"/>
        </w:rPr>
        <w:t>(</w:t>
      </w:r>
      <w:proofErr w:type="gramEnd"/>
      <w:r w:rsidRPr="00E540E4">
        <w:rPr>
          <w:rFonts w:cstheme="minorHAnsi"/>
          <w:sz w:val="36"/>
          <w:szCs w:val="36"/>
        </w:rPr>
        <w:t>9600);               // we agree to talk fast!</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mySerial.begin</w:t>
      </w:r>
      <w:proofErr w:type="spellEnd"/>
      <w:r w:rsidRPr="00E540E4">
        <w:rPr>
          <w:rFonts w:cstheme="minorHAnsi"/>
          <w:sz w:val="36"/>
          <w:szCs w:val="36"/>
        </w:rPr>
        <w:t>(</w:t>
      </w:r>
      <w:proofErr w:type="gramEnd"/>
      <w:r w:rsidRPr="00E540E4">
        <w:rPr>
          <w:rFonts w:cstheme="minorHAnsi"/>
          <w:sz w:val="36"/>
          <w:szCs w:val="36"/>
        </w:rPr>
        <w:t xml:space="preserve">9600);             //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interruptSetup</w:t>
      </w:r>
      <w:proofErr w:type="spellEnd"/>
      <w:r w:rsidRPr="00E540E4">
        <w:rPr>
          <w:rFonts w:cstheme="minorHAnsi"/>
          <w:sz w:val="36"/>
          <w:szCs w:val="36"/>
        </w:rPr>
        <w:t>(</w:t>
      </w:r>
      <w:proofErr w:type="gramEnd"/>
      <w:r w:rsidRPr="00E540E4">
        <w:rPr>
          <w:rFonts w:cstheme="minorHAnsi"/>
          <w:sz w:val="36"/>
          <w:szCs w:val="36"/>
        </w:rPr>
        <w:t xml:space="preserve">);                 // sets up to read Pulse Sensor signal every 2mS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 UN-COMMENT THE NEXT LINE IF YOU ARE POWERING </w:t>
      </w:r>
      <w:proofErr w:type="gramStart"/>
      <w:r w:rsidRPr="00E540E4">
        <w:rPr>
          <w:rFonts w:cstheme="minorHAnsi"/>
          <w:sz w:val="36"/>
          <w:szCs w:val="36"/>
        </w:rPr>
        <w:t>The</w:t>
      </w:r>
      <w:proofErr w:type="gramEnd"/>
      <w:r w:rsidRPr="00E540E4">
        <w:rPr>
          <w:rFonts w:cstheme="minorHAnsi"/>
          <w:sz w:val="36"/>
          <w:szCs w:val="36"/>
        </w:rPr>
        <w:t xml:space="preserve"> Pulse Sensor AT LOW VOLTAGE,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 AND APPLY THAT VOLTAGE TO THE A-REF PIN</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analogReference</w:t>
      </w:r>
      <w:proofErr w:type="spellEnd"/>
      <w:r w:rsidRPr="00E540E4">
        <w:rPr>
          <w:rFonts w:cstheme="minorHAnsi"/>
          <w:sz w:val="36"/>
          <w:szCs w:val="36"/>
        </w:rPr>
        <w:t>(</w:t>
      </w:r>
      <w:proofErr w:type="gramEnd"/>
      <w:r w:rsidRPr="00E540E4">
        <w:rPr>
          <w:rFonts w:cstheme="minorHAnsi"/>
          <w:sz w:val="36"/>
          <w:szCs w:val="36"/>
        </w:rPr>
        <w:t>EXTERNAL);</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
    <w:p w:rsidR="00E540E4" w:rsidRPr="00E540E4" w:rsidRDefault="00E540E4" w:rsidP="00E540E4">
      <w:pPr>
        <w:tabs>
          <w:tab w:val="left" w:pos="1653"/>
        </w:tabs>
        <w:rPr>
          <w:rFonts w:cstheme="minorHAnsi"/>
          <w:sz w:val="36"/>
          <w:szCs w:val="36"/>
        </w:rPr>
      </w:pPr>
      <w:r w:rsidRPr="00E540E4">
        <w:rPr>
          <w:rFonts w:cstheme="minorHAnsi"/>
          <w:sz w:val="36"/>
          <w:szCs w:val="36"/>
        </w:rPr>
        <w:t>}</w:t>
      </w: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void</w:t>
      </w:r>
      <w:proofErr w:type="gramEnd"/>
      <w:r w:rsidRPr="00E540E4">
        <w:rPr>
          <w:rFonts w:cstheme="minorHAnsi"/>
          <w:sz w:val="36"/>
          <w:szCs w:val="36"/>
        </w:rPr>
        <w:t xml:space="preserve"> loop(){</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getSensorValues</w:t>
      </w:r>
      <w:proofErr w:type="spellEnd"/>
      <w:r w:rsidRPr="00E540E4">
        <w:rPr>
          <w:rFonts w:cstheme="minorHAnsi"/>
          <w:sz w:val="36"/>
          <w:szCs w:val="36"/>
        </w:rPr>
        <w:t>(</w:t>
      </w:r>
      <w:proofErr w:type="gramEnd"/>
      <w:r w:rsidRPr="00E540E4">
        <w:rPr>
          <w:rFonts w:cstheme="minorHAnsi"/>
          <w:sz w:val="36"/>
          <w:szCs w:val="36"/>
        </w:rPr>
        <w:t>);</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getVoltageValue</w:t>
      </w:r>
      <w:proofErr w:type="spellEnd"/>
      <w:r w:rsidRPr="00E540E4">
        <w:rPr>
          <w:rFonts w:cstheme="minorHAnsi"/>
          <w:sz w:val="36"/>
          <w:szCs w:val="36"/>
        </w:rPr>
        <w:t>(</w:t>
      </w:r>
      <w:proofErr w:type="gramEnd"/>
      <w:r w:rsidRPr="00E540E4">
        <w:rPr>
          <w:rFonts w:cstheme="minorHAnsi"/>
          <w:sz w:val="36"/>
          <w:szCs w:val="36"/>
        </w:rPr>
        <w:t>);</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sendAndroidValues</w:t>
      </w:r>
      <w:proofErr w:type="spellEnd"/>
      <w:r w:rsidRPr="00E540E4">
        <w:rPr>
          <w:rFonts w:cstheme="minorHAnsi"/>
          <w:sz w:val="36"/>
          <w:szCs w:val="36"/>
        </w:rPr>
        <w:t>(</w:t>
      </w:r>
      <w:proofErr w:type="gramEnd"/>
      <w:r w:rsidRPr="00E540E4">
        <w:rPr>
          <w:rFonts w:cstheme="minorHAnsi"/>
          <w:sz w:val="36"/>
          <w:szCs w:val="36"/>
        </w:rPr>
        <w:t>);</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delay(</w:t>
      </w:r>
      <w:proofErr w:type="gramEnd"/>
      <w:r w:rsidRPr="00E540E4">
        <w:rPr>
          <w:rFonts w:cstheme="minorHAnsi"/>
          <w:sz w:val="36"/>
          <w:szCs w:val="36"/>
        </w:rPr>
        <w:t>20);                      //  take a break</w:t>
      </w:r>
    </w:p>
    <w:p w:rsidR="00E540E4" w:rsidRPr="00E540E4" w:rsidRDefault="00E540E4" w:rsidP="00E540E4">
      <w:pPr>
        <w:tabs>
          <w:tab w:val="left" w:pos="1653"/>
        </w:tabs>
        <w:rPr>
          <w:rFonts w:cstheme="minorHAnsi"/>
          <w:sz w:val="36"/>
          <w:szCs w:val="36"/>
        </w:rPr>
      </w:pPr>
      <w:r w:rsidRPr="00E540E4">
        <w:rPr>
          <w:rFonts w:cstheme="minorHAnsi"/>
          <w:sz w:val="36"/>
          <w:szCs w:val="36"/>
        </w:rPr>
        <w:t>}</w:t>
      </w: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lastRenderedPageBreak/>
        <w:t>void</w:t>
      </w:r>
      <w:proofErr w:type="gramEnd"/>
      <w:r w:rsidRPr="00E540E4">
        <w:rPr>
          <w:rFonts w:cstheme="minorHAnsi"/>
          <w:sz w:val="36"/>
          <w:szCs w:val="36"/>
        </w:rPr>
        <w:t xml:space="preserve"> </w:t>
      </w:r>
      <w:proofErr w:type="spellStart"/>
      <w:r w:rsidRPr="00E540E4">
        <w:rPr>
          <w:rFonts w:cstheme="minorHAnsi"/>
          <w:sz w:val="36"/>
          <w:szCs w:val="36"/>
        </w:rPr>
        <w:t>getSensorValues</w:t>
      </w:r>
      <w:proofErr w:type="spellEnd"/>
      <w:r w:rsidRPr="00E540E4">
        <w:rPr>
          <w:rFonts w:cstheme="minorHAnsi"/>
          <w:sz w:val="36"/>
          <w:szCs w:val="36"/>
        </w:rPr>
        <w:t>()</w:t>
      </w:r>
    </w:p>
    <w:p w:rsidR="00E540E4" w:rsidRPr="00E540E4" w:rsidRDefault="00E540E4" w:rsidP="00E540E4">
      <w:pPr>
        <w:tabs>
          <w:tab w:val="left" w:pos="1653"/>
        </w:tabs>
        <w:rPr>
          <w:rFonts w:cstheme="minorHAnsi"/>
          <w:sz w:val="36"/>
          <w:szCs w:val="36"/>
        </w:rPr>
      </w:pPr>
      <w:r w:rsidRPr="00E540E4">
        <w:rPr>
          <w:rFonts w:cstheme="minorHAnsi"/>
          <w:sz w:val="36"/>
          <w:szCs w:val="36"/>
        </w:rPr>
        <w:t>{</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 read the </w:t>
      </w:r>
      <w:proofErr w:type="spellStart"/>
      <w:r w:rsidRPr="00E540E4">
        <w:rPr>
          <w:rFonts w:cstheme="minorHAnsi"/>
          <w:sz w:val="36"/>
          <w:szCs w:val="36"/>
        </w:rPr>
        <w:t>analog</w:t>
      </w:r>
      <w:proofErr w:type="spellEnd"/>
      <w:r w:rsidRPr="00E540E4">
        <w:rPr>
          <w:rFonts w:cstheme="minorHAnsi"/>
          <w:sz w:val="36"/>
          <w:szCs w:val="36"/>
        </w:rPr>
        <w:t xml:space="preserve"> in value to the sensor array</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sensorValue</w:t>
      </w:r>
      <w:proofErr w:type="spellEnd"/>
      <w:r w:rsidRPr="00E540E4">
        <w:rPr>
          <w:rFonts w:cstheme="minorHAnsi"/>
          <w:sz w:val="36"/>
          <w:szCs w:val="36"/>
        </w:rPr>
        <w:t>[</w:t>
      </w:r>
      <w:proofErr w:type="gramEnd"/>
      <w:r w:rsidRPr="00E540E4">
        <w:rPr>
          <w:rFonts w:cstheme="minorHAnsi"/>
          <w:sz w:val="36"/>
          <w:szCs w:val="36"/>
        </w:rPr>
        <w:t xml:space="preserve">0] = ( 5 * </w:t>
      </w:r>
      <w:proofErr w:type="spellStart"/>
      <w:r w:rsidRPr="00E540E4">
        <w:rPr>
          <w:rFonts w:cstheme="minorHAnsi"/>
          <w:sz w:val="36"/>
          <w:szCs w:val="36"/>
        </w:rPr>
        <w:t>analogRead</w:t>
      </w:r>
      <w:proofErr w:type="spellEnd"/>
      <w:r w:rsidRPr="00E540E4">
        <w:rPr>
          <w:rFonts w:cstheme="minorHAnsi"/>
          <w:sz w:val="36"/>
          <w:szCs w:val="36"/>
        </w:rPr>
        <w:t>(</w:t>
      </w:r>
      <w:proofErr w:type="spellStart"/>
      <w:r w:rsidRPr="00E540E4">
        <w:rPr>
          <w:rFonts w:cstheme="minorHAnsi"/>
          <w:sz w:val="36"/>
          <w:szCs w:val="36"/>
        </w:rPr>
        <w:t>tempPin</w:t>
      </w:r>
      <w:proofErr w:type="spellEnd"/>
      <w:r w:rsidRPr="00E540E4">
        <w:rPr>
          <w:rFonts w:cstheme="minorHAnsi"/>
          <w:sz w:val="36"/>
          <w:szCs w:val="36"/>
        </w:rPr>
        <w:t>) * 100.0) / 1024.0;</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Serial.println</w:t>
      </w:r>
      <w:proofErr w:type="spellEnd"/>
      <w:r w:rsidRPr="00E540E4">
        <w:rPr>
          <w:rFonts w:cstheme="minorHAnsi"/>
          <w:sz w:val="36"/>
          <w:szCs w:val="36"/>
        </w:rPr>
        <w:t>(</w:t>
      </w:r>
      <w:proofErr w:type="spellStart"/>
      <w:proofErr w:type="gramEnd"/>
      <w:r w:rsidRPr="00E540E4">
        <w:rPr>
          <w:rFonts w:cstheme="minorHAnsi"/>
          <w:sz w:val="36"/>
          <w:szCs w:val="36"/>
        </w:rPr>
        <w:t>sensorValue</w:t>
      </w:r>
      <w:proofErr w:type="spellEnd"/>
      <w:r w:rsidRPr="00E540E4">
        <w:rPr>
          <w:rFonts w:cstheme="minorHAnsi"/>
          <w:sz w:val="36"/>
          <w:szCs w:val="36"/>
        </w:rPr>
        <w:t>[0]);</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sensorValue1</w:t>
      </w:r>
      <w:proofErr w:type="gramStart"/>
      <w:r w:rsidRPr="00E540E4">
        <w:rPr>
          <w:rFonts w:cstheme="minorHAnsi"/>
          <w:sz w:val="36"/>
          <w:szCs w:val="36"/>
        </w:rPr>
        <w:t>=(</w:t>
      </w:r>
      <w:proofErr w:type="gramEnd"/>
      <w:r w:rsidRPr="00E540E4">
        <w:rPr>
          <w:rFonts w:cstheme="minorHAnsi"/>
          <w:sz w:val="36"/>
          <w:szCs w:val="36"/>
        </w:rPr>
        <w:t>5*</w:t>
      </w:r>
      <w:proofErr w:type="spellStart"/>
      <w:r w:rsidRPr="00E540E4">
        <w:rPr>
          <w:rFonts w:cstheme="minorHAnsi"/>
          <w:sz w:val="36"/>
          <w:szCs w:val="36"/>
        </w:rPr>
        <w:t>analogRead</w:t>
      </w:r>
      <w:proofErr w:type="spellEnd"/>
      <w:r w:rsidRPr="00E540E4">
        <w:rPr>
          <w:rFonts w:cstheme="minorHAnsi"/>
          <w:sz w:val="36"/>
          <w:szCs w:val="36"/>
        </w:rPr>
        <w:t>(</w:t>
      </w:r>
      <w:proofErr w:type="spellStart"/>
      <w:r w:rsidRPr="00E540E4">
        <w:rPr>
          <w:rFonts w:cstheme="minorHAnsi"/>
          <w:sz w:val="36"/>
          <w:szCs w:val="36"/>
        </w:rPr>
        <w:t>tempPin</w:t>
      </w:r>
      <w:proofErr w:type="spellEnd"/>
      <w:r w:rsidRPr="00E540E4">
        <w:rPr>
          <w:rFonts w:cstheme="minorHAnsi"/>
          <w:sz w:val="36"/>
          <w:szCs w:val="36"/>
        </w:rPr>
        <w:t>)*100.0)/1024;</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Serial.println</w:t>
      </w:r>
      <w:proofErr w:type="spellEnd"/>
      <w:r w:rsidRPr="00E540E4">
        <w:rPr>
          <w:rFonts w:cstheme="minorHAnsi"/>
          <w:sz w:val="36"/>
          <w:szCs w:val="36"/>
        </w:rPr>
        <w:t>(</w:t>
      </w:r>
      <w:proofErr w:type="gramEnd"/>
      <w:r w:rsidRPr="00E540E4">
        <w:rPr>
          <w:rFonts w:cstheme="minorHAnsi"/>
          <w:sz w:val="36"/>
          <w:szCs w:val="36"/>
        </w:rPr>
        <w:t>sensorValue1);</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if</w:t>
      </w:r>
      <w:proofErr w:type="gramEnd"/>
      <w:r w:rsidRPr="00E540E4">
        <w:rPr>
          <w:rFonts w:cstheme="minorHAnsi"/>
          <w:sz w:val="36"/>
          <w:szCs w:val="36"/>
        </w:rPr>
        <w:t xml:space="preserve"> (QS == true){                       // Quantified Self flag is true when </w:t>
      </w:r>
      <w:proofErr w:type="spellStart"/>
      <w:r w:rsidRPr="00E540E4">
        <w:rPr>
          <w:rFonts w:cstheme="minorHAnsi"/>
          <w:sz w:val="36"/>
          <w:szCs w:val="36"/>
        </w:rPr>
        <w:t>arduino</w:t>
      </w:r>
      <w:proofErr w:type="spellEnd"/>
      <w:r w:rsidRPr="00E540E4">
        <w:rPr>
          <w:rFonts w:cstheme="minorHAnsi"/>
          <w:sz w:val="36"/>
          <w:szCs w:val="36"/>
        </w:rPr>
        <w:t xml:space="preserve"> finds a heartbeat</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Serial.print</w:t>
      </w:r>
      <w:proofErr w:type="spellEnd"/>
      <w:r w:rsidRPr="00E540E4">
        <w:rPr>
          <w:rFonts w:cstheme="minorHAnsi"/>
          <w:sz w:val="36"/>
          <w:szCs w:val="36"/>
        </w:rPr>
        <w:t>(</w:t>
      </w:r>
      <w:proofErr w:type="gramEnd"/>
      <w:r w:rsidRPr="00E540E4">
        <w:rPr>
          <w:rFonts w:cstheme="minorHAnsi"/>
          <w:sz w:val="36"/>
          <w:szCs w:val="36"/>
        </w:rPr>
        <w:t>"Signal=");</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Serial.println</w:t>
      </w:r>
      <w:proofErr w:type="spellEnd"/>
      <w:r w:rsidRPr="00E540E4">
        <w:rPr>
          <w:rFonts w:cstheme="minorHAnsi"/>
          <w:sz w:val="36"/>
          <w:szCs w:val="36"/>
        </w:rPr>
        <w:t>(</w:t>
      </w:r>
      <w:proofErr w:type="gramEnd"/>
      <w:r w:rsidRPr="00E540E4">
        <w:rPr>
          <w:rFonts w:cstheme="minorHAnsi"/>
          <w:sz w:val="36"/>
          <w:szCs w:val="36"/>
        </w:rPr>
        <w:t>Signal);           // Print pulse sensor raw data</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Serial.print</w:t>
      </w:r>
      <w:proofErr w:type="spellEnd"/>
      <w:r w:rsidRPr="00E540E4">
        <w:rPr>
          <w:rFonts w:cstheme="minorHAnsi"/>
          <w:sz w:val="36"/>
          <w:szCs w:val="36"/>
        </w:rPr>
        <w:t>(</w:t>
      </w:r>
      <w:proofErr w:type="gramEnd"/>
      <w:r w:rsidRPr="00E540E4">
        <w:rPr>
          <w:rFonts w:cstheme="minorHAnsi"/>
          <w:sz w:val="36"/>
          <w:szCs w:val="36"/>
        </w:rPr>
        <w:t>"</w:t>
      </w:r>
      <w:proofErr w:type="spellStart"/>
      <w:r w:rsidRPr="00E540E4">
        <w:rPr>
          <w:rFonts w:cstheme="minorHAnsi"/>
          <w:sz w:val="36"/>
          <w:szCs w:val="36"/>
        </w:rPr>
        <w:t>HeartBeat</w:t>
      </w:r>
      <w:proofErr w:type="spellEnd"/>
      <w:r w:rsidRPr="00E540E4">
        <w:rPr>
          <w:rFonts w:cstheme="minorHAnsi"/>
          <w:sz w:val="36"/>
          <w:szCs w:val="36"/>
        </w:rPr>
        <w:t>=");</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Serial.println</w:t>
      </w:r>
      <w:proofErr w:type="spellEnd"/>
      <w:r w:rsidRPr="00E540E4">
        <w:rPr>
          <w:rFonts w:cstheme="minorHAnsi"/>
          <w:sz w:val="36"/>
          <w:szCs w:val="36"/>
        </w:rPr>
        <w:t>(</w:t>
      </w:r>
      <w:proofErr w:type="gramEnd"/>
      <w:r w:rsidRPr="00E540E4">
        <w:rPr>
          <w:rFonts w:cstheme="minorHAnsi"/>
          <w:sz w:val="36"/>
          <w:szCs w:val="36"/>
        </w:rPr>
        <w:t xml:space="preserve">BPM);              // Print BPM (beats per </w:t>
      </w:r>
      <w:proofErr w:type="spellStart"/>
      <w:r w:rsidRPr="00E540E4">
        <w:rPr>
          <w:rFonts w:cstheme="minorHAnsi"/>
          <w:sz w:val="36"/>
          <w:szCs w:val="36"/>
        </w:rPr>
        <w:t>Minut</w:t>
      </w:r>
      <w:proofErr w:type="spellEnd"/>
      <w:r w:rsidRPr="00E540E4">
        <w:rPr>
          <w:rFonts w:cstheme="minorHAnsi"/>
          <w:sz w:val="36"/>
          <w:szCs w:val="36"/>
        </w:rPr>
        <w:t>)</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Serial.print</w:t>
      </w:r>
      <w:proofErr w:type="spellEnd"/>
      <w:r w:rsidRPr="00E540E4">
        <w:rPr>
          <w:rFonts w:cstheme="minorHAnsi"/>
          <w:sz w:val="36"/>
          <w:szCs w:val="36"/>
        </w:rPr>
        <w:t>(</w:t>
      </w:r>
      <w:proofErr w:type="gramEnd"/>
      <w:r w:rsidRPr="00E540E4">
        <w:rPr>
          <w:rFonts w:cstheme="minorHAnsi"/>
          <w:sz w:val="36"/>
          <w:szCs w:val="36"/>
        </w:rPr>
        <w:t>"Time Interval=");</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Serial.println</w:t>
      </w:r>
      <w:proofErr w:type="spellEnd"/>
      <w:r w:rsidRPr="00E540E4">
        <w:rPr>
          <w:rFonts w:cstheme="minorHAnsi"/>
          <w:sz w:val="36"/>
          <w:szCs w:val="36"/>
        </w:rPr>
        <w:t>(</w:t>
      </w:r>
      <w:proofErr w:type="gramEnd"/>
      <w:r w:rsidRPr="00E540E4">
        <w:rPr>
          <w:rFonts w:cstheme="minorHAnsi"/>
          <w:sz w:val="36"/>
          <w:szCs w:val="36"/>
        </w:rPr>
        <w:t>IBI);              // Print IBI (Interval between beats)</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sensorValue</w:t>
      </w:r>
      <w:proofErr w:type="spellEnd"/>
      <w:r w:rsidRPr="00E540E4">
        <w:rPr>
          <w:rFonts w:cstheme="minorHAnsi"/>
          <w:sz w:val="36"/>
          <w:szCs w:val="36"/>
        </w:rPr>
        <w:t>[</w:t>
      </w:r>
      <w:proofErr w:type="gramEnd"/>
      <w:r w:rsidRPr="00E540E4">
        <w:rPr>
          <w:rFonts w:cstheme="minorHAnsi"/>
          <w:sz w:val="36"/>
          <w:szCs w:val="36"/>
        </w:rPr>
        <w:t xml:space="preserve">1] = BPM;             // read the BPM to the sensor array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QS = false;                       // reset the Quantified Self flag for next time    </w:t>
      </w:r>
    </w:p>
    <w:p w:rsidR="00E540E4" w:rsidRPr="00E540E4" w:rsidRDefault="00E540E4" w:rsidP="00E540E4">
      <w:pPr>
        <w:tabs>
          <w:tab w:val="left" w:pos="1653"/>
        </w:tabs>
        <w:rPr>
          <w:rFonts w:cstheme="minorHAnsi"/>
          <w:sz w:val="36"/>
          <w:szCs w:val="36"/>
        </w:rPr>
      </w:pPr>
      <w:r w:rsidRPr="00E540E4">
        <w:rPr>
          <w:rFonts w:cstheme="minorHAnsi"/>
          <w:sz w:val="36"/>
          <w:szCs w:val="36"/>
        </w:rPr>
        <w:lastRenderedPageBreak/>
        <w:t xml:space="preserve">     }</w:t>
      </w:r>
    </w:p>
    <w:p w:rsidR="00E540E4" w:rsidRPr="00E540E4" w:rsidRDefault="00E540E4" w:rsidP="00E540E4">
      <w:pPr>
        <w:tabs>
          <w:tab w:val="left" w:pos="1653"/>
        </w:tabs>
        <w:rPr>
          <w:rFonts w:cstheme="minorHAnsi"/>
          <w:sz w:val="36"/>
          <w:szCs w:val="36"/>
        </w:rPr>
      </w:pPr>
      <w:r w:rsidRPr="00E540E4">
        <w:rPr>
          <w:rFonts w:cstheme="minorHAnsi"/>
          <w:sz w:val="36"/>
          <w:szCs w:val="36"/>
        </w:rPr>
        <w:t>}</w:t>
      </w: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void</w:t>
      </w:r>
      <w:proofErr w:type="gramEnd"/>
      <w:r w:rsidRPr="00E540E4">
        <w:rPr>
          <w:rFonts w:cstheme="minorHAnsi"/>
          <w:sz w:val="36"/>
          <w:szCs w:val="36"/>
        </w:rPr>
        <w:t xml:space="preserve"> </w:t>
      </w:r>
      <w:proofErr w:type="spellStart"/>
      <w:r w:rsidRPr="00E540E4">
        <w:rPr>
          <w:rFonts w:cstheme="minorHAnsi"/>
          <w:sz w:val="36"/>
          <w:szCs w:val="36"/>
        </w:rPr>
        <w:t>sendAndroidValues</w:t>
      </w:r>
      <w:proofErr w:type="spellEnd"/>
      <w:r w:rsidRPr="00E540E4">
        <w:rPr>
          <w:rFonts w:cstheme="minorHAnsi"/>
          <w:sz w:val="36"/>
          <w:szCs w:val="36"/>
        </w:rPr>
        <w:t>()</w:t>
      </w:r>
    </w:p>
    <w:p w:rsidR="00E540E4" w:rsidRPr="00E540E4" w:rsidRDefault="00E540E4" w:rsidP="00E540E4">
      <w:pPr>
        <w:tabs>
          <w:tab w:val="left" w:pos="1653"/>
        </w:tabs>
        <w:rPr>
          <w:rFonts w:cstheme="minorHAnsi"/>
          <w:sz w:val="36"/>
          <w:szCs w:val="36"/>
        </w:rPr>
      </w:pPr>
      <w:r w:rsidRPr="00E540E4">
        <w:rPr>
          <w:rFonts w:cstheme="minorHAnsi"/>
          <w:sz w:val="36"/>
          <w:szCs w:val="36"/>
        </w:rPr>
        <w:t>{</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//puts # before the values so our app knows what to do with the data</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mySerial.print</w:t>
      </w:r>
      <w:proofErr w:type="spellEnd"/>
      <w:r w:rsidRPr="00E540E4">
        <w:rPr>
          <w:rFonts w:cstheme="minorHAnsi"/>
          <w:sz w:val="36"/>
          <w:szCs w:val="36"/>
        </w:rPr>
        <w:t>(</w:t>
      </w:r>
      <w:proofErr w:type="gramEnd"/>
      <w:r w:rsidRPr="00E540E4">
        <w:rPr>
          <w:rFonts w:cstheme="minorHAnsi"/>
          <w:sz w:val="36"/>
          <w:szCs w:val="36"/>
        </w:rPr>
        <w:t>'#');</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Serial.print</w:t>
      </w:r>
      <w:proofErr w:type="spellEnd"/>
      <w:r w:rsidRPr="00E540E4">
        <w:rPr>
          <w:rFonts w:cstheme="minorHAnsi"/>
          <w:sz w:val="36"/>
          <w:szCs w:val="36"/>
        </w:rPr>
        <w:t>(</w:t>
      </w:r>
      <w:proofErr w:type="gramEnd"/>
      <w:r w:rsidRPr="00E540E4">
        <w:rPr>
          <w:rFonts w:cstheme="minorHAnsi"/>
          <w:sz w:val="36"/>
          <w:szCs w:val="36"/>
        </w:rPr>
        <w:t>'#');</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//for loop cycles through 2 sensors and sends values via serial</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String payload ="{\"d\":</w:t>
      </w:r>
      <w:proofErr w:type="gramStart"/>
      <w:r w:rsidRPr="00E540E4">
        <w:rPr>
          <w:rFonts w:cstheme="minorHAnsi"/>
          <w:sz w:val="36"/>
          <w:szCs w:val="36"/>
        </w:rPr>
        <w:t>{\</w:t>
      </w:r>
      <w:proofErr w:type="gramEnd"/>
      <w:r w:rsidRPr="00E540E4">
        <w:rPr>
          <w:rFonts w:cstheme="minorHAnsi"/>
          <w:sz w:val="36"/>
          <w:szCs w:val="36"/>
        </w:rPr>
        <w:t>"temperature\":";</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payload</w:t>
      </w:r>
      <w:proofErr w:type="gramEnd"/>
      <w:r w:rsidRPr="00E540E4">
        <w:rPr>
          <w:rFonts w:cstheme="minorHAnsi"/>
          <w:sz w:val="36"/>
          <w:szCs w:val="36"/>
        </w:rPr>
        <w:t xml:space="preserve"> +=sensorValue1;</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payload</w:t>
      </w:r>
      <w:proofErr w:type="gramEnd"/>
      <w:r w:rsidRPr="00E540E4">
        <w:rPr>
          <w:rFonts w:cstheme="minorHAnsi"/>
          <w:sz w:val="36"/>
          <w:szCs w:val="36"/>
        </w:rPr>
        <w:t>+=",""\"signal\":";</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payload</w:t>
      </w:r>
      <w:proofErr w:type="gramEnd"/>
      <w:r w:rsidRPr="00E540E4">
        <w:rPr>
          <w:rFonts w:cstheme="minorHAnsi"/>
          <w:sz w:val="36"/>
          <w:szCs w:val="36"/>
        </w:rPr>
        <w:t>+=BPM;</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payload</w:t>
      </w:r>
      <w:proofErr w:type="gramEnd"/>
      <w:r w:rsidRPr="00E540E4">
        <w:rPr>
          <w:rFonts w:cstheme="minorHAnsi"/>
          <w:sz w:val="36"/>
          <w:szCs w:val="36"/>
        </w:rPr>
        <w:t>+="}}";</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Serial.println</w:t>
      </w:r>
      <w:proofErr w:type="spellEnd"/>
      <w:r w:rsidRPr="00E540E4">
        <w:rPr>
          <w:rFonts w:cstheme="minorHAnsi"/>
          <w:sz w:val="36"/>
          <w:szCs w:val="36"/>
        </w:rPr>
        <w:t>(</w:t>
      </w:r>
      <w:proofErr w:type="gramEnd"/>
      <w:r w:rsidRPr="00E540E4">
        <w:rPr>
          <w:rFonts w:cstheme="minorHAnsi"/>
          <w:sz w:val="36"/>
          <w:szCs w:val="36"/>
        </w:rPr>
        <w:t>payload);</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mySerial.println</w:t>
      </w:r>
      <w:proofErr w:type="spellEnd"/>
      <w:r w:rsidRPr="00E540E4">
        <w:rPr>
          <w:rFonts w:cstheme="minorHAnsi"/>
          <w:sz w:val="36"/>
          <w:szCs w:val="36"/>
        </w:rPr>
        <w:t>(</w:t>
      </w:r>
      <w:proofErr w:type="gramEnd"/>
      <w:r w:rsidRPr="00E540E4">
        <w:rPr>
          <w:rFonts w:cstheme="minorHAnsi"/>
          <w:sz w:val="36"/>
          <w:szCs w:val="36"/>
        </w:rPr>
        <w:t>payload);</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mySerial.println</w:t>
      </w:r>
      <w:proofErr w:type="spellEnd"/>
      <w:r w:rsidRPr="00E540E4">
        <w:rPr>
          <w:rFonts w:cstheme="minorHAnsi"/>
          <w:sz w:val="36"/>
          <w:szCs w:val="36"/>
        </w:rPr>
        <w:t>(</w:t>
      </w:r>
      <w:proofErr w:type="gramEnd"/>
      <w:r w:rsidRPr="00E540E4">
        <w:rPr>
          <w:rFonts w:cstheme="minorHAnsi"/>
          <w:sz w:val="36"/>
          <w:szCs w:val="36"/>
        </w:rPr>
        <w:t>'~'); //used as an end of transmission character - used in app for string length</w:t>
      </w:r>
    </w:p>
    <w:p w:rsidR="00E540E4" w:rsidRPr="00E540E4" w:rsidRDefault="00E540E4" w:rsidP="00E540E4">
      <w:pPr>
        <w:tabs>
          <w:tab w:val="left" w:pos="1653"/>
        </w:tabs>
        <w:rPr>
          <w:rFonts w:cstheme="minorHAnsi"/>
          <w:sz w:val="36"/>
          <w:szCs w:val="36"/>
        </w:rPr>
      </w:pPr>
      <w:r w:rsidRPr="00E540E4">
        <w:rPr>
          <w:rFonts w:cstheme="minorHAnsi"/>
          <w:sz w:val="36"/>
          <w:szCs w:val="36"/>
        </w:rPr>
        <w:lastRenderedPageBreak/>
        <w:t xml:space="preserve">  </w:t>
      </w:r>
      <w:proofErr w:type="spellStart"/>
      <w:proofErr w:type="gramStart"/>
      <w:r w:rsidRPr="00E540E4">
        <w:rPr>
          <w:rFonts w:cstheme="minorHAnsi"/>
          <w:sz w:val="36"/>
          <w:szCs w:val="36"/>
        </w:rPr>
        <w:t>Serial.println</w:t>
      </w:r>
      <w:proofErr w:type="spellEnd"/>
      <w:r w:rsidRPr="00E540E4">
        <w:rPr>
          <w:rFonts w:cstheme="minorHAnsi"/>
          <w:sz w:val="36"/>
          <w:szCs w:val="36"/>
        </w:rPr>
        <w:t>(</w:t>
      </w:r>
      <w:proofErr w:type="gramEnd"/>
      <w:r w:rsidRPr="00E540E4">
        <w:rPr>
          <w:rFonts w:cstheme="minorHAnsi"/>
          <w:sz w:val="36"/>
          <w:szCs w:val="36"/>
        </w:rPr>
        <w:t>'~');</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delay(</w:t>
      </w:r>
      <w:proofErr w:type="gramEnd"/>
      <w:r w:rsidRPr="00E540E4">
        <w:rPr>
          <w:rFonts w:cstheme="minorHAnsi"/>
          <w:sz w:val="36"/>
          <w:szCs w:val="36"/>
        </w:rPr>
        <w:t>2000);        //added a delay to eliminate missed transmissions</w:t>
      </w:r>
    </w:p>
    <w:p w:rsidR="00E540E4" w:rsidRPr="00E540E4" w:rsidRDefault="00E540E4" w:rsidP="00E540E4">
      <w:pPr>
        <w:tabs>
          <w:tab w:val="left" w:pos="1653"/>
        </w:tabs>
        <w:rPr>
          <w:rFonts w:cstheme="minorHAnsi"/>
          <w:sz w:val="36"/>
          <w:szCs w:val="36"/>
        </w:rPr>
      </w:pPr>
      <w:r w:rsidRPr="00E540E4">
        <w:rPr>
          <w:rFonts w:cstheme="minorHAnsi"/>
          <w:sz w:val="36"/>
          <w:szCs w:val="36"/>
        </w:rPr>
        <w:t>}</w:t>
      </w: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void</w:t>
      </w:r>
      <w:proofErr w:type="gramEnd"/>
      <w:r w:rsidRPr="00E540E4">
        <w:rPr>
          <w:rFonts w:cstheme="minorHAnsi"/>
          <w:sz w:val="36"/>
          <w:szCs w:val="36"/>
        </w:rPr>
        <w:t xml:space="preserve"> </w:t>
      </w:r>
      <w:proofErr w:type="spellStart"/>
      <w:r w:rsidRPr="00E540E4">
        <w:rPr>
          <w:rFonts w:cstheme="minorHAnsi"/>
          <w:sz w:val="36"/>
          <w:szCs w:val="36"/>
        </w:rPr>
        <w:t>getVoltageValue</w:t>
      </w:r>
      <w:proofErr w:type="spellEnd"/>
      <w:r w:rsidRPr="00E540E4">
        <w:rPr>
          <w:rFonts w:cstheme="minorHAnsi"/>
          <w:sz w:val="36"/>
          <w:szCs w:val="36"/>
        </w:rPr>
        <w:t>()</w:t>
      </w:r>
    </w:p>
    <w:p w:rsidR="00E540E4" w:rsidRPr="00E540E4" w:rsidRDefault="00E540E4" w:rsidP="00E540E4">
      <w:pPr>
        <w:tabs>
          <w:tab w:val="left" w:pos="1653"/>
        </w:tabs>
        <w:rPr>
          <w:rFonts w:cstheme="minorHAnsi"/>
          <w:sz w:val="36"/>
          <w:szCs w:val="36"/>
        </w:rPr>
      </w:pPr>
      <w:r w:rsidRPr="00E540E4">
        <w:rPr>
          <w:rFonts w:cstheme="minorHAnsi"/>
          <w:sz w:val="36"/>
          <w:szCs w:val="36"/>
        </w:rPr>
        <w:t>{</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if</w:t>
      </w:r>
      <w:proofErr w:type="gramEnd"/>
      <w:r w:rsidRPr="00E540E4">
        <w:rPr>
          <w:rFonts w:cstheme="minorHAnsi"/>
          <w:sz w:val="36"/>
          <w:szCs w:val="36"/>
        </w:rPr>
        <w:t xml:space="preserve"> (BPM&gt;=60 &amp;&amp; BPM&lt;=100){</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for</w:t>
      </w:r>
      <w:proofErr w:type="gramEnd"/>
      <w:r w:rsidRPr="00E540E4">
        <w:rPr>
          <w:rFonts w:cstheme="minorHAnsi"/>
          <w:sz w:val="36"/>
          <w:szCs w:val="36"/>
        </w:rPr>
        <w:t xml:space="preserve"> (</w:t>
      </w:r>
      <w:proofErr w:type="spellStart"/>
      <w:r w:rsidRPr="00E540E4">
        <w:rPr>
          <w:rFonts w:cstheme="minorHAnsi"/>
          <w:sz w:val="36"/>
          <w:szCs w:val="36"/>
        </w:rPr>
        <w:t>int</w:t>
      </w:r>
      <w:proofErr w:type="spellEnd"/>
      <w:r w:rsidRPr="00E540E4">
        <w:rPr>
          <w:rFonts w:cstheme="minorHAnsi"/>
          <w:sz w:val="36"/>
          <w:szCs w:val="36"/>
        </w:rPr>
        <w:t xml:space="preserve"> x = 0; x &lt; 2; x++)</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voltageValue</w:t>
      </w:r>
      <w:proofErr w:type="spellEnd"/>
      <w:r w:rsidRPr="00E540E4">
        <w:rPr>
          <w:rFonts w:cstheme="minorHAnsi"/>
          <w:sz w:val="36"/>
          <w:szCs w:val="36"/>
        </w:rPr>
        <w:t>[</w:t>
      </w:r>
      <w:proofErr w:type="gramEnd"/>
      <w:r w:rsidRPr="00E540E4">
        <w:rPr>
          <w:rFonts w:cstheme="minorHAnsi"/>
          <w:sz w:val="36"/>
          <w:szCs w:val="36"/>
        </w:rPr>
        <w:t xml:space="preserve">x] = </w:t>
      </w:r>
      <w:proofErr w:type="spellStart"/>
      <w:r w:rsidRPr="00E540E4">
        <w:rPr>
          <w:rFonts w:cstheme="minorHAnsi"/>
          <w:sz w:val="36"/>
          <w:szCs w:val="36"/>
        </w:rPr>
        <w:t>sensorValue</w:t>
      </w:r>
      <w:proofErr w:type="spellEnd"/>
      <w:r w:rsidRPr="00E540E4">
        <w:rPr>
          <w:rFonts w:cstheme="minorHAnsi"/>
          <w:sz w:val="36"/>
          <w:szCs w:val="36"/>
        </w:rPr>
        <w:t>[x];</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else</w:t>
      </w:r>
      <w:proofErr w:type="gramEnd"/>
      <w:r w:rsidRPr="00E540E4">
        <w:rPr>
          <w:rFonts w:cstheme="minorHAnsi"/>
          <w:sz w:val="36"/>
          <w:szCs w:val="36"/>
        </w:rPr>
        <w:t xml:space="preserve">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voltageValue</w:t>
      </w:r>
      <w:proofErr w:type="spellEnd"/>
      <w:r w:rsidRPr="00E540E4">
        <w:rPr>
          <w:rFonts w:cstheme="minorHAnsi"/>
          <w:sz w:val="36"/>
          <w:szCs w:val="36"/>
        </w:rPr>
        <w:t>[</w:t>
      </w:r>
      <w:proofErr w:type="gramEnd"/>
      <w:r w:rsidRPr="00E540E4">
        <w:rPr>
          <w:rFonts w:cstheme="minorHAnsi"/>
          <w:sz w:val="36"/>
          <w:szCs w:val="36"/>
        </w:rPr>
        <w:t>1] = 0;</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
    <w:p w:rsidR="00E540E4" w:rsidRPr="00E540E4" w:rsidRDefault="00E540E4" w:rsidP="00E540E4">
      <w:pPr>
        <w:tabs>
          <w:tab w:val="left" w:pos="1653"/>
        </w:tabs>
        <w:rPr>
          <w:rFonts w:cstheme="minorHAnsi"/>
          <w:sz w:val="36"/>
          <w:szCs w:val="36"/>
        </w:rPr>
      </w:pPr>
      <w:r w:rsidRPr="00E540E4">
        <w:rPr>
          <w:rFonts w:cstheme="minorHAnsi"/>
          <w:sz w:val="36"/>
          <w:szCs w:val="36"/>
        </w:rPr>
        <w:t>}</w:t>
      </w: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p>
    <w:p w:rsidR="00E540E4" w:rsidRDefault="00E540E4" w:rsidP="009C2F30">
      <w:pPr>
        <w:tabs>
          <w:tab w:val="left" w:pos="1653"/>
        </w:tabs>
        <w:rPr>
          <w:rFonts w:ascii="Algerian" w:hAnsi="Algerian" w:cstheme="minorHAnsi"/>
          <w:sz w:val="48"/>
          <w:szCs w:val="48"/>
        </w:rPr>
      </w:pPr>
      <w:r>
        <w:rPr>
          <w:rFonts w:ascii="Algerian" w:hAnsi="Algerian" w:cstheme="minorHAnsi"/>
          <w:sz w:val="48"/>
          <w:szCs w:val="48"/>
        </w:rPr>
        <w:lastRenderedPageBreak/>
        <w:t xml:space="preserve">INTERRUPT </w:t>
      </w:r>
      <w:proofErr w:type="gramStart"/>
      <w:r>
        <w:rPr>
          <w:rFonts w:ascii="Algerian" w:hAnsi="Algerian" w:cstheme="minorHAnsi"/>
          <w:sz w:val="48"/>
          <w:szCs w:val="48"/>
        </w:rPr>
        <w:t>FUNCTION :</w:t>
      </w:r>
      <w:proofErr w:type="gramEnd"/>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volatile</w:t>
      </w:r>
      <w:proofErr w:type="gramEnd"/>
      <w:r w:rsidRPr="00E540E4">
        <w:rPr>
          <w:rFonts w:cstheme="minorHAnsi"/>
          <w:sz w:val="36"/>
          <w:szCs w:val="36"/>
        </w:rPr>
        <w:t xml:space="preserve"> </w:t>
      </w:r>
      <w:proofErr w:type="spellStart"/>
      <w:r w:rsidRPr="00E540E4">
        <w:rPr>
          <w:rFonts w:cstheme="minorHAnsi"/>
          <w:sz w:val="36"/>
          <w:szCs w:val="36"/>
        </w:rPr>
        <w:t>int</w:t>
      </w:r>
      <w:proofErr w:type="spellEnd"/>
      <w:r w:rsidRPr="00E540E4">
        <w:rPr>
          <w:rFonts w:cstheme="minorHAnsi"/>
          <w:sz w:val="36"/>
          <w:szCs w:val="36"/>
        </w:rPr>
        <w:t xml:space="preserve"> rate[10];                    // array to hold last ten IBI values</w:t>
      </w: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volatile</w:t>
      </w:r>
      <w:proofErr w:type="gramEnd"/>
      <w:r w:rsidRPr="00E540E4">
        <w:rPr>
          <w:rFonts w:cstheme="minorHAnsi"/>
          <w:sz w:val="36"/>
          <w:szCs w:val="36"/>
        </w:rPr>
        <w:t xml:space="preserve"> unsigned long </w:t>
      </w:r>
      <w:proofErr w:type="spellStart"/>
      <w:r w:rsidRPr="00E540E4">
        <w:rPr>
          <w:rFonts w:cstheme="minorHAnsi"/>
          <w:sz w:val="36"/>
          <w:szCs w:val="36"/>
        </w:rPr>
        <w:t>sampleCounter</w:t>
      </w:r>
      <w:proofErr w:type="spellEnd"/>
      <w:r w:rsidRPr="00E540E4">
        <w:rPr>
          <w:rFonts w:cstheme="minorHAnsi"/>
          <w:sz w:val="36"/>
          <w:szCs w:val="36"/>
        </w:rPr>
        <w:t xml:space="preserve"> = 0; // used to determine pulse timing</w:t>
      </w: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volatile</w:t>
      </w:r>
      <w:proofErr w:type="gramEnd"/>
      <w:r w:rsidRPr="00E540E4">
        <w:rPr>
          <w:rFonts w:cstheme="minorHAnsi"/>
          <w:sz w:val="36"/>
          <w:szCs w:val="36"/>
        </w:rPr>
        <w:t xml:space="preserve"> unsigned long </w:t>
      </w:r>
      <w:proofErr w:type="spellStart"/>
      <w:r w:rsidRPr="00E540E4">
        <w:rPr>
          <w:rFonts w:cstheme="minorHAnsi"/>
          <w:sz w:val="36"/>
          <w:szCs w:val="36"/>
        </w:rPr>
        <w:t>lastBeatTime</w:t>
      </w:r>
      <w:proofErr w:type="spellEnd"/>
      <w:r w:rsidRPr="00E540E4">
        <w:rPr>
          <w:rFonts w:cstheme="minorHAnsi"/>
          <w:sz w:val="36"/>
          <w:szCs w:val="36"/>
        </w:rPr>
        <w:t xml:space="preserve"> = 0;  // used to find IBI</w:t>
      </w: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volatile</w:t>
      </w:r>
      <w:proofErr w:type="gramEnd"/>
      <w:r w:rsidRPr="00E540E4">
        <w:rPr>
          <w:rFonts w:cstheme="minorHAnsi"/>
          <w:sz w:val="36"/>
          <w:szCs w:val="36"/>
        </w:rPr>
        <w:t xml:space="preserve"> </w:t>
      </w:r>
      <w:proofErr w:type="spellStart"/>
      <w:r w:rsidRPr="00E540E4">
        <w:rPr>
          <w:rFonts w:cstheme="minorHAnsi"/>
          <w:sz w:val="36"/>
          <w:szCs w:val="36"/>
        </w:rPr>
        <w:t>int</w:t>
      </w:r>
      <w:proofErr w:type="spellEnd"/>
      <w:r w:rsidRPr="00E540E4">
        <w:rPr>
          <w:rFonts w:cstheme="minorHAnsi"/>
          <w:sz w:val="36"/>
          <w:szCs w:val="36"/>
        </w:rPr>
        <w:t xml:space="preserve"> P =512;                      // used to find peak in pulse wave, seeded</w:t>
      </w: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volatile</w:t>
      </w:r>
      <w:proofErr w:type="gramEnd"/>
      <w:r w:rsidRPr="00E540E4">
        <w:rPr>
          <w:rFonts w:cstheme="minorHAnsi"/>
          <w:sz w:val="36"/>
          <w:szCs w:val="36"/>
        </w:rPr>
        <w:t xml:space="preserve"> </w:t>
      </w:r>
      <w:proofErr w:type="spellStart"/>
      <w:r w:rsidRPr="00E540E4">
        <w:rPr>
          <w:rFonts w:cstheme="minorHAnsi"/>
          <w:sz w:val="36"/>
          <w:szCs w:val="36"/>
        </w:rPr>
        <w:t>int</w:t>
      </w:r>
      <w:proofErr w:type="spellEnd"/>
      <w:r w:rsidRPr="00E540E4">
        <w:rPr>
          <w:rFonts w:cstheme="minorHAnsi"/>
          <w:sz w:val="36"/>
          <w:szCs w:val="36"/>
        </w:rPr>
        <w:t xml:space="preserve"> T = 512;                     // used to find trough in pulse wave, seeded</w:t>
      </w: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volatile</w:t>
      </w:r>
      <w:proofErr w:type="gramEnd"/>
      <w:r w:rsidRPr="00E540E4">
        <w:rPr>
          <w:rFonts w:cstheme="minorHAnsi"/>
          <w:sz w:val="36"/>
          <w:szCs w:val="36"/>
        </w:rPr>
        <w:t xml:space="preserve"> </w:t>
      </w:r>
      <w:proofErr w:type="spellStart"/>
      <w:r w:rsidRPr="00E540E4">
        <w:rPr>
          <w:rFonts w:cstheme="minorHAnsi"/>
          <w:sz w:val="36"/>
          <w:szCs w:val="36"/>
        </w:rPr>
        <w:t>int</w:t>
      </w:r>
      <w:proofErr w:type="spellEnd"/>
      <w:r w:rsidRPr="00E540E4">
        <w:rPr>
          <w:rFonts w:cstheme="minorHAnsi"/>
          <w:sz w:val="36"/>
          <w:szCs w:val="36"/>
        </w:rPr>
        <w:t xml:space="preserve"> thresh = 512;                // used to find instant moment of heart beat, seeded</w:t>
      </w: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volatile</w:t>
      </w:r>
      <w:proofErr w:type="gramEnd"/>
      <w:r w:rsidRPr="00E540E4">
        <w:rPr>
          <w:rFonts w:cstheme="minorHAnsi"/>
          <w:sz w:val="36"/>
          <w:szCs w:val="36"/>
        </w:rPr>
        <w:t xml:space="preserve"> </w:t>
      </w:r>
      <w:proofErr w:type="spellStart"/>
      <w:r w:rsidRPr="00E540E4">
        <w:rPr>
          <w:rFonts w:cstheme="minorHAnsi"/>
          <w:sz w:val="36"/>
          <w:szCs w:val="36"/>
        </w:rPr>
        <w:t>int</w:t>
      </w:r>
      <w:proofErr w:type="spellEnd"/>
      <w:r w:rsidRPr="00E540E4">
        <w:rPr>
          <w:rFonts w:cstheme="minorHAnsi"/>
          <w:sz w:val="36"/>
          <w:szCs w:val="36"/>
        </w:rPr>
        <w:t xml:space="preserve"> amp = 100;                   // used to hold amplitude of pulse waveform, seeded</w:t>
      </w: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volatile</w:t>
      </w:r>
      <w:proofErr w:type="gramEnd"/>
      <w:r w:rsidRPr="00E540E4">
        <w:rPr>
          <w:rFonts w:cstheme="minorHAnsi"/>
          <w:sz w:val="36"/>
          <w:szCs w:val="36"/>
        </w:rPr>
        <w:t xml:space="preserve"> </w:t>
      </w:r>
      <w:proofErr w:type="spellStart"/>
      <w:r w:rsidRPr="00E540E4">
        <w:rPr>
          <w:rFonts w:cstheme="minorHAnsi"/>
          <w:sz w:val="36"/>
          <w:szCs w:val="36"/>
        </w:rPr>
        <w:t>boolean</w:t>
      </w:r>
      <w:proofErr w:type="spellEnd"/>
      <w:r w:rsidRPr="00E540E4">
        <w:rPr>
          <w:rFonts w:cstheme="minorHAnsi"/>
          <w:sz w:val="36"/>
          <w:szCs w:val="36"/>
        </w:rPr>
        <w:t xml:space="preserve"> </w:t>
      </w:r>
      <w:proofErr w:type="spellStart"/>
      <w:r w:rsidRPr="00E540E4">
        <w:rPr>
          <w:rFonts w:cstheme="minorHAnsi"/>
          <w:sz w:val="36"/>
          <w:szCs w:val="36"/>
        </w:rPr>
        <w:t>firstBeat</w:t>
      </w:r>
      <w:proofErr w:type="spellEnd"/>
      <w:r w:rsidRPr="00E540E4">
        <w:rPr>
          <w:rFonts w:cstheme="minorHAnsi"/>
          <w:sz w:val="36"/>
          <w:szCs w:val="36"/>
        </w:rPr>
        <w:t xml:space="preserve"> = true;        // used to seed rate array so we </w:t>
      </w:r>
      <w:proofErr w:type="spellStart"/>
      <w:r w:rsidRPr="00E540E4">
        <w:rPr>
          <w:rFonts w:cstheme="minorHAnsi"/>
          <w:sz w:val="36"/>
          <w:szCs w:val="36"/>
        </w:rPr>
        <w:t>startup</w:t>
      </w:r>
      <w:proofErr w:type="spellEnd"/>
      <w:r w:rsidRPr="00E540E4">
        <w:rPr>
          <w:rFonts w:cstheme="minorHAnsi"/>
          <w:sz w:val="36"/>
          <w:szCs w:val="36"/>
        </w:rPr>
        <w:t xml:space="preserve"> with reasonable BPM</w:t>
      </w: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volatile</w:t>
      </w:r>
      <w:proofErr w:type="gramEnd"/>
      <w:r w:rsidRPr="00E540E4">
        <w:rPr>
          <w:rFonts w:cstheme="minorHAnsi"/>
          <w:sz w:val="36"/>
          <w:szCs w:val="36"/>
        </w:rPr>
        <w:t xml:space="preserve"> </w:t>
      </w:r>
      <w:proofErr w:type="spellStart"/>
      <w:r w:rsidRPr="00E540E4">
        <w:rPr>
          <w:rFonts w:cstheme="minorHAnsi"/>
          <w:sz w:val="36"/>
          <w:szCs w:val="36"/>
        </w:rPr>
        <w:t>boolean</w:t>
      </w:r>
      <w:proofErr w:type="spellEnd"/>
      <w:r w:rsidRPr="00E540E4">
        <w:rPr>
          <w:rFonts w:cstheme="minorHAnsi"/>
          <w:sz w:val="36"/>
          <w:szCs w:val="36"/>
        </w:rPr>
        <w:t xml:space="preserve"> </w:t>
      </w:r>
      <w:proofErr w:type="spellStart"/>
      <w:r w:rsidRPr="00E540E4">
        <w:rPr>
          <w:rFonts w:cstheme="minorHAnsi"/>
          <w:sz w:val="36"/>
          <w:szCs w:val="36"/>
        </w:rPr>
        <w:t>secondBeat</w:t>
      </w:r>
      <w:proofErr w:type="spellEnd"/>
      <w:r w:rsidRPr="00E540E4">
        <w:rPr>
          <w:rFonts w:cstheme="minorHAnsi"/>
          <w:sz w:val="36"/>
          <w:szCs w:val="36"/>
        </w:rPr>
        <w:t xml:space="preserve"> = false;      // used to seed rate array so we </w:t>
      </w:r>
      <w:proofErr w:type="spellStart"/>
      <w:r w:rsidRPr="00E540E4">
        <w:rPr>
          <w:rFonts w:cstheme="minorHAnsi"/>
          <w:sz w:val="36"/>
          <w:szCs w:val="36"/>
        </w:rPr>
        <w:t>startup</w:t>
      </w:r>
      <w:proofErr w:type="spellEnd"/>
      <w:r w:rsidRPr="00E540E4">
        <w:rPr>
          <w:rFonts w:cstheme="minorHAnsi"/>
          <w:sz w:val="36"/>
          <w:szCs w:val="36"/>
        </w:rPr>
        <w:t xml:space="preserve"> with reasonable BPM</w:t>
      </w: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void</w:t>
      </w:r>
      <w:proofErr w:type="gramEnd"/>
      <w:r w:rsidRPr="00E540E4">
        <w:rPr>
          <w:rFonts w:cstheme="minorHAnsi"/>
          <w:sz w:val="36"/>
          <w:szCs w:val="36"/>
        </w:rPr>
        <w:t xml:space="preserve"> </w:t>
      </w:r>
      <w:proofErr w:type="spellStart"/>
      <w:r w:rsidRPr="00E540E4">
        <w:rPr>
          <w:rFonts w:cstheme="minorHAnsi"/>
          <w:sz w:val="36"/>
          <w:szCs w:val="36"/>
        </w:rPr>
        <w:t>interruptSetup</w:t>
      </w:r>
      <w:proofErr w:type="spellEnd"/>
      <w:r w:rsidRPr="00E540E4">
        <w:rPr>
          <w:rFonts w:cstheme="minorHAnsi"/>
          <w:sz w:val="36"/>
          <w:szCs w:val="36"/>
        </w:rPr>
        <w:t xml:space="preserve">(){     </w:t>
      </w:r>
    </w:p>
    <w:p w:rsidR="00E540E4" w:rsidRPr="00E540E4" w:rsidRDefault="00E540E4" w:rsidP="00E540E4">
      <w:pPr>
        <w:tabs>
          <w:tab w:val="left" w:pos="1653"/>
        </w:tabs>
        <w:rPr>
          <w:rFonts w:cstheme="minorHAnsi"/>
          <w:sz w:val="36"/>
          <w:szCs w:val="36"/>
        </w:rPr>
      </w:pPr>
      <w:r w:rsidRPr="00E540E4">
        <w:rPr>
          <w:rFonts w:cstheme="minorHAnsi"/>
          <w:sz w:val="36"/>
          <w:szCs w:val="36"/>
        </w:rPr>
        <w:lastRenderedPageBreak/>
        <w:t xml:space="preserve">  // Initializes Timer2 to throw an interrupt every 2mS.</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TCCR2A = 0x02;     // DISABLE PWM ON DIGITAL PINS 3 AND 11, AND GO INTO CTC MODE</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TCCR2B = 0x06;     // DON'T FORCE COMPARE, 256 PRESCALER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OCR2A = 0X7C;      // SET THE TOP OF THE COUNT TO 124 FOR 500Hz SAMPLE RATE</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TIMSK2 = 0x02;     // ENABLE INTERRUPT ON MATCH BETWEEN TIMER2 AND OCR2A</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sei</w:t>
      </w:r>
      <w:proofErr w:type="spellEnd"/>
      <w:r w:rsidRPr="00E540E4">
        <w:rPr>
          <w:rFonts w:cstheme="minorHAnsi"/>
          <w:sz w:val="36"/>
          <w:szCs w:val="36"/>
        </w:rPr>
        <w:t>(</w:t>
      </w:r>
      <w:proofErr w:type="gramEnd"/>
      <w:r w:rsidRPr="00E540E4">
        <w:rPr>
          <w:rFonts w:cstheme="minorHAnsi"/>
          <w:sz w:val="36"/>
          <w:szCs w:val="36"/>
        </w:rPr>
        <w:t xml:space="preserve">);             // MAKE SURE GLOBAL INTERRUPTS ARE ENABLED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THIS IS THE TIMER 2 INTERRUPT SERVICE ROUTINE.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Timer 2 makes sure that we take a reading every 2 </w:t>
      </w:r>
      <w:proofErr w:type="spellStart"/>
      <w:r w:rsidRPr="00E540E4">
        <w:rPr>
          <w:rFonts w:cstheme="minorHAnsi"/>
          <w:sz w:val="36"/>
          <w:szCs w:val="36"/>
        </w:rPr>
        <w:t>miliseconds</w:t>
      </w:r>
      <w:proofErr w:type="spellEnd"/>
    </w:p>
    <w:p w:rsidR="00E540E4" w:rsidRPr="00E540E4" w:rsidRDefault="00E540E4" w:rsidP="00E540E4">
      <w:pPr>
        <w:tabs>
          <w:tab w:val="left" w:pos="1653"/>
        </w:tabs>
        <w:rPr>
          <w:rFonts w:cstheme="minorHAnsi"/>
          <w:sz w:val="36"/>
          <w:szCs w:val="36"/>
        </w:rPr>
      </w:pPr>
      <w:proofErr w:type="gramStart"/>
      <w:r w:rsidRPr="00E540E4">
        <w:rPr>
          <w:rFonts w:cstheme="minorHAnsi"/>
          <w:sz w:val="36"/>
          <w:szCs w:val="36"/>
        </w:rPr>
        <w:t>ISR(</w:t>
      </w:r>
      <w:proofErr w:type="gramEnd"/>
      <w:r w:rsidRPr="00E540E4">
        <w:rPr>
          <w:rFonts w:cstheme="minorHAnsi"/>
          <w:sz w:val="36"/>
          <w:szCs w:val="36"/>
        </w:rPr>
        <w:t>TIMER2_COMPA_vect){                       // triggered when Timer2 counts to 124</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cli(</w:t>
      </w:r>
      <w:proofErr w:type="gramEnd"/>
      <w:r w:rsidRPr="00E540E4">
        <w:rPr>
          <w:rFonts w:cstheme="minorHAnsi"/>
          <w:sz w:val="36"/>
          <w:szCs w:val="36"/>
        </w:rPr>
        <w:t>);                                      // disable interrupts while we do this</w:t>
      </w:r>
    </w:p>
    <w:p w:rsidR="00E540E4" w:rsidRPr="00E540E4" w:rsidRDefault="00E540E4" w:rsidP="00E540E4">
      <w:pPr>
        <w:tabs>
          <w:tab w:val="left" w:pos="1653"/>
        </w:tabs>
        <w:rPr>
          <w:rFonts w:cstheme="minorHAnsi"/>
          <w:sz w:val="36"/>
          <w:szCs w:val="36"/>
        </w:rPr>
      </w:pPr>
      <w:r w:rsidRPr="00E540E4">
        <w:rPr>
          <w:rFonts w:cstheme="minorHAnsi"/>
          <w:sz w:val="36"/>
          <w:szCs w:val="36"/>
        </w:rPr>
        <w:lastRenderedPageBreak/>
        <w:t xml:space="preserve">  Signal = </w:t>
      </w:r>
      <w:proofErr w:type="spellStart"/>
      <w:proofErr w:type="gramStart"/>
      <w:r w:rsidRPr="00E540E4">
        <w:rPr>
          <w:rFonts w:cstheme="minorHAnsi"/>
          <w:sz w:val="36"/>
          <w:szCs w:val="36"/>
        </w:rPr>
        <w:t>analogRead</w:t>
      </w:r>
      <w:proofErr w:type="spellEnd"/>
      <w:r w:rsidRPr="00E540E4">
        <w:rPr>
          <w:rFonts w:cstheme="minorHAnsi"/>
          <w:sz w:val="36"/>
          <w:szCs w:val="36"/>
        </w:rPr>
        <w:t>(</w:t>
      </w:r>
      <w:proofErr w:type="spellStart"/>
      <w:proofErr w:type="gramEnd"/>
      <w:r w:rsidRPr="00E540E4">
        <w:rPr>
          <w:rFonts w:cstheme="minorHAnsi"/>
          <w:sz w:val="36"/>
          <w:szCs w:val="36"/>
        </w:rPr>
        <w:t>pulsePin</w:t>
      </w:r>
      <w:proofErr w:type="spellEnd"/>
      <w:r w:rsidRPr="00E540E4">
        <w:rPr>
          <w:rFonts w:cstheme="minorHAnsi"/>
          <w:sz w:val="36"/>
          <w:szCs w:val="36"/>
        </w:rPr>
        <w:t xml:space="preserve">);              // read the Pulse Sensor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sampleCounter</w:t>
      </w:r>
      <w:proofErr w:type="spellEnd"/>
      <w:proofErr w:type="gramEnd"/>
      <w:r w:rsidRPr="00E540E4">
        <w:rPr>
          <w:rFonts w:cstheme="minorHAnsi"/>
          <w:sz w:val="36"/>
          <w:szCs w:val="36"/>
        </w:rPr>
        <w:t xml:space="preserve"> += 2;                         // keep track of the time in </w:t>
      </w:r>
      <w:proofErr w:type="spellStart"/>
      <w:r w:rsidRPr="00E540E4">
        <w:rPr>
          <w:rFonts w:cstheme="minorHAnsi"/>
          <w:sz w:val="36"/>
          <w:szCs w:val="36"/>
        </w:rPr>
        <w:t>mS</w:t>
      </w:r>
      <w:proofErr w:type="spellEnd"/>
      <w:r w:rsidRPr="00E540E4">
        <w:rPr>
          <w:rFonts w:cstheme="minorHAnsi"/>
          <w:sz w:val="36"/>
          <w:szCs w:val="36"/>
        </w:rPr>
        <w:t xml:space="preserve"> with this variable</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int</w:t>
      </w:r>
      <w:proofErr w:type="spellEnd"/>
      <w:proofErr w:type="gramEnd"/>
      <w:r w:rsidRPr="00E540E4">
        <w:rPr>
          <w:rFonts w:cstheme="minorHAnsi"/>
          <w:sz w:val="36"/>
          <w:szCs w:val="36"/>
        </w:rPr>
        <w:t xml:space="preserve"> N = </w:t>
      </w:r>
      <w:proofErr w:type="spellStart"/>
      <w:r w:rsidRPr="00E540E4">
        <w:rPr>
          <w:rFonts w:cstheme="minorHAnsi"/>
          <w:sz w:val="36"/>
          <w:szCs w:val="36"/>
        </w:rPr>
        <w:t>sampleCounter</w:t>
      </w:r>
      <w:proofErr w:type="spellEnd"/>
      <w:r w:rsidRPr="00E540E4">
        <w:rPr>
          <w:rFonts w:cstheme="minorHAnsi"/>
          <w:sz w:val="36"/>
          <w:szCs w:val="36"/>
        </w:rPr>
        <w:t xml:space="preserve"> - </w:t>
      </w:r>
      <w:proofErr w:type="spellStart"/>
      <w:r w:rsidRPr="00E540E4">
        <w:rPr>
          <w:rFonts w:cstheme="minorHAnsi"/>
          <w:sz w:val="36"/>
          <w:szCs w:val="36"/>
        </w:rPr>
        <w:t>lastBeatTime</w:t>
      </w:r>
      <w:proofErr w:type="spellEnd"/>
      <w:r w:rsidRPr="00E540E4">
        <w:rPr>
          <w:rFonts w:cstheme="minorHAnsi"/>
          <w:sz w:val="36"/>
          <w:szCs w:val="36"/>
        </w:rPr>
        <w:t>;       // monitor the time since the last beat to avoid noise</w:t>
      </w:r>
    </w:p>
    <w:p w:rsidR="00E540E4" w:rsidRPr="00E540E4" w:rsidRDefault="00E540E4" w:rsidP="00E540E4">
      <w:pPr>
        <w:tabs>
          <w:tab w:val="left" w:pos="1653"/>
        </w:tabs>
        <w:rPr>
          <w:rFonts w:cstheme="minorHAnsi"/>
          <w:sz w:val="36"/>
          <w:szCs w:val="36"/>
        </w:rPr>
      </w:pPr>
      <w:r w:rsidRPr="00E540E4">
        <w:rPr>
          <w:rFonts w:cstheme="minorHAnsi"/>
          <w:sz w:val="36"/>
          <w:szCs w:val="36"/>
        </w:rPr>
        <w:t>/</w:t>
      </w:r>
      <w:proofErr w:type="gramStart"/>
      <w:r w:rsidRPr="00E540E4">
        <w:rPr>
          <w:rFonts w:cstheme="minorHAnsi"/>
          <w:sz w:val="36"/>
          <w:szCs w:val="36"/>
        </w:rPr>
        <w:t>/  find</w:t>
      </w:r>
      <w:proofErr w:type="gramEnd"/>
      <w:r w:rsidRPr="00E540E4">
        <w:rPr>
          <w:rFonts w:cstheme="minorHAnsi"/>
          <w:sz w:val="36"/>
          <w:szCs w:val="36"/>
        </w:rPr>
        <w:t xml:space="preserve"> the peak and trough of the pulse wave</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if(</w:t>
      </w:r>
      <w:proofErr w:type="gramEnd"/>
      <w:r w:rsidRPr="00E540E4">
        <w:rPr>
          <w:rFonts w:cstheme="minorHAnsi"/>
          <w:sz w:val="36"/>
          <w:szCs w:val="36"/>
        </w:rPr>
        <w:t xml:space="preserve">Signal &lt; thresh &amp;&amp; N &gt; (IBI/5)*3){       // avoid </w:t>
      </w:r>
      <w:proofErr w:type="spellStart"/>
      <w:r w:rsidRPr="00E540E4">
        <w:rPr>
          <w:rFonts w:cstheme="minorHAnsi"/>
          <w:sz w:val="36"/>
          <w:szCs w:val="36"/>
        </w:rPr>
        <w:t>dichrotic</w:t>
      </w:r>
      <w:proofErr w:type="spellEnd"/>
      <w:r w:rsidRPr="00E540E4">
        <w:rPr>
          <w:rFonts w:cstheme="minorHAnsi"/>
          <w:sz w:val="36"/>
          <w:szCs w:val="36"/>
        </w:rPr>
        <w:t xml:space="preserve"> noise by waiting 3/5 of last IBI</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if</w:t>
      </w:r>
      <w:proofErr w:type="gramEnd"/>
      <w:r w:rsidRPr="00E540E4">
        <w:rPr>
          <w:rFonts w:cstheme="minorHAnsi"/>
          <w:sz w:val="36"/>
          <w:szCs w:val="36"/>
        </w:rPr>
        <w:t xml:space="preserve"> (Signal &lt; T){                        // T is the trough</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T = Signal;                         // keep track of lowest point in pulse wave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if(</w:t>
      </w:r>
      <w:proofErr w:type="gramEnd"/>
      <w:r w:rsidRPr="00E540E4">
        <w:rPr>
          <w:rFonts w:cstheme="minorHAnsi"/>
          <w:sz w:val="36"/>
          <w:szCs w:val="36"/>
        </w:rPr>
        <w:t>Signal &gt; thresh &amp;&amp; Signal &gt; P){          // thresh condition helps avoid noise</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P = Signal;                             // P is the peak</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                                        // keep track of highest point in pulse wave</w:t>
      </w: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  NOW</w:t>
      </w:r>
      <w:proofErr w:type="gramEnd"/>
      <w:r w:rsidRPr="00E540E4">
        <w:rPr>
          <w:rFonts w:cstheme="minorHAnsi"/>
          <w:sz w:val="36"/>
          <w:szCs w:val="36"/>
        </w:rPr>
        <w:t xml:space="preserve"> IT'S TIME TO LOOK FOR THE HEART BEAT</w:t>
      </w:r>
    </w:p>
    <w:p w:rsidR="00E540E4" w:rsidRPr="00E540E4" w:rsidRDefault="00E540E4" w:rsidP="00E540E4">
      <w:pPr>
        <w:tabs>
          <w:tab w:val="left" w:pos="1653"/>
        </w:tabs>
        <w:rPr>
          <w:rFonts w:cstheme="minorHAnsi"/>
          <w:sz w:val="36"/>
          <w:szCs w:val="36"/>
        </w:rPr>
      </w:pPr>
      <w:r w:rsidRPr="00E540E4">
        <w:rPr>
          <w:rFonts w:cstheme="minorHAnsi"/>
          <w:sz w:val="36"/>
          <w:szCs w:val="36"/>
        </w:rPr>
        <w:lastRenderedPageBreak/>
        <w:t xml:space="preserve">  // signal surges up in value every time there is a pulse</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if</w:t>
      </w:r>
      <w:proofErr w:type="gramEnd"/>
      <w:r w:rsidRPr="00E540E4">
        <w:rPr>
          <w:rFonts w:cstheme="minorHAnsi"/>
          <w:sz w:val="36"/>
          <w:szCs w:val="36"/>
        </w:rPr>
        <w:t xml:space="preserve"> (N &gt; 250){                                   // avoid high frequency noise</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if</w:t>
      </w:r>
      <w:proofErr w:type="gramEnd"/>
      <w:r w:rsidRPr="00E540E4">
        <w:rPr>
          <w:rFonts w:cstheme="minorHAnsi"/>
          <w:sz w:val="36"/>
          <w:szCs w:val="36"/>
        </w:rPr>
        <w:t xml:space="preserve"> ( (Signal &gt; thresh) &amp;&amp; (Pulse == false) &amp;&amp; (N &gt; (IBI/5)*3) ){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Pulse = true;                               // set the Pulse flag when we think there is a pulse</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digitalWrite</w:t>
      </w:r>
      <w:proofErr w:type="spellEnd"/>
      <w:r w:rsidRPr="00E540E4">
        <w:rPr>
          <w:rFonts w:cstheme="minorHAnsi"/>
          <w:sz w:val="36"/>
          <w:szCs w:val="36"/>
        </w:rPr>
        <w:t>(</w:t>
      </w:r>
      <w:proofErr w:type="spellStart"/>
      <w:proofErr w:type="gramEnd"/>
      <w:r w:rsidRPr="00E540E4">
        <w:rPr>
          <w:rFonts w:cstheme="minorHAnsi"/>
          <w:sz w:val="36"/>
          <w:szCs w:val="36"/>
        </w:rPr>
        <w:t>blinkPin,HIGH</w:t>
      </w:r>
      <w:proofErr w:type="spellEnd"/>
      <w:r w:rsidRPr="00E540E4">
        <w:rPr>
          <w:rFonts w:cstheme="minorHAnsi"/>
          <w:sz w:val="36"/>
          <w:szCs w:val="36"/>
        </w:rPr>
        <w:t>);                // turn on pin 13 LED</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IBI = </w:t>
      </w:r>
      <w:proofErr w:type="spellStart"/>
      <w:r w:rsidRPr="00E540E4">
        <w:rPr>
          <w:rFonts w:cstheme="minorHAnsi"/>
          <w:sz w:val="36"/>
          <w:szCs w:val="36"/>
        </w:rPr>
        <w:t>sampleCounter</w:t>
      </w:r>
      <w:proofErr w:type="spellEnd"/>
      <w:r w:rsidRPr="00E540E4">
        <w:rPr>
          <w:rFonts w:cstheme="minorHAnsi"/>
          <w:sz w:val="36"/>
          <w:szCs w:val="36"/>
        </w:rPr>
        <w:t xml:space="preserve"> - </w:t>
      </w:r>
      <w:proofErr w:type="spellStart"/>
      <w:r w:rsidRPr="00E540E4">
        <w:rPr>
          <w:rFonts w:cstheme="minorHAnsi"/>
          <w:sz w:val="36"/>
          <w:szCs w:val="36"/>
        </w:rPr>
        <w:t>lastBeatTime</w:t>
      </w:r>
      <w:proofErr w:type="spellEnd"/>
      <w:r w:rsidRPr="00E540E4">
        <w:rPr>
          <w:rFonts w:cstheme="minorHAnsi"/>
          <w:sz w:val="36"/>
          <w:szCs w:val="36"/>
        </w:rPr>
        <w:t xml:space="preserve">;         // measure time between beats in </w:t>
      </w:r>
      <w:proofErr w:type="spellStart"/>
      <w:r w:rsidRPr="00E540E4">
        <w:rPr>
          <w:rFonts w:cstheme="minorHAnsi"/>
          <w:sz w:val="36"/>
          <w:szCs w:val="36"/>
        </w:rPr>
        <w:t>mS</w:t>
      </w:r>
      <w:proofErr w:type="spellEnd"/>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lastBeatTime</w:t>
      </w:r>
      <w:proofErr w:type="spellEnd"/>
      <w:proofErr w:type="gramEnd"/>
      <w:r w:rsidRPr="00E540E4">
        <w:rPr>
          <w:rFonts w:cstheme="minorHAnsi"/>
          <w:sz w:val="36"/>
          <w:szCs w:val="36"/>
        </w:rPr>
        <w:t xml:space="preserve"> = </w:t>
      </w:r>
      <w:proofErr w:type="spellStart"/>
      <w:r w:rsidRPr="00E540E4">
        <w:rPr>
          <w:rFonts w:cstheme="minorHAnsi"/>
          <w:sz w:val="36"/>
          <w:szCs w:val="36"/>
        </w:rPr>
        <w:t>sampleCounter</w:t>
      </w:r>
      <w:proofErr w:type="spellEnd"/>
      <w:r w:rsidRPr="00E540E4">
        <w:rPr>
          <w:rFonts w:cstheme="minorHAnsi"/>
          <w:sz w:val="36"/>
          <w:szCs w:val="36"/>
        </w:rPr>
        <w:t>;               // keep track of time for next pulse</w:t>
      </w: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if(</w:t>
      </w:r>
      <w:proofErr w:type="spellStart"/>
      <w:proofErr w:type="gramEnd"/>
      <w:r w:rsidRPr="00E540E4">
        <w:rPr>
          <w:rFonts w:cstheme="minorHAnsi"/>
          <w:sz w:val="36"/>
          <w:szCs w:val="36"/>
        </w:rPr>
        <w:t>secondBeat</w:t>
      </w:r>
      <w:proofErr w:type="spellEnd"/>
      <w:r w:rsidRPr="00E540E4">
        <w:rPr>
          <w:rFonts w:cstheme="minorHAnsi"/>
          <w:sz w:val="36"/>
          <w:szCs w:val="36"/>
        </w:rPr>
        <w:t xml:space="preserve">){                        // if this is the second beat, if </w:t>
      </w:r>
      <w:proofErr w:type="spellStart"/>
      <w:r w:rsidRPr="00E540E4">
        <w:rPr>
          <w:rFonts w:cstheme="minorHAnsi"/>
          <w:sz w:val="36"/>
          <w:szCs w:val="36"/>
        </w:rPr>
        <w:t>secondBeat</w:t>
      </w:r>
      <w:proofErr w:type="spellEnd"/>
      <w:r w:rsidRPr="00E540E4">
        <w:rPr>
          <w:rFonts w:cstheme="minorHAnsi"/>
          <w:sz w:val="36"/>
          <w:szCs w:val="36"/>
        </w:rPr>
        <w:t xml:space="preserve"> == TRUE</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secondBeat</w:t>
      </w:r>
      <w:proofErr w:type="spellEnd"/>
      <w:proofErr w:type="gramEnd"/>
      <w:r w:rsidRPr="00E540E4">
        <w:rPr>
          <w:rFonts w:cstheme="minorHAnsi"/>
          <w:sz w:val="36"/>
          <w:szCs w:val="36"/>
        </w:rPr>
        <w:t xml:space="preserve"> = false;                  // clear </w:t>
      </w:r>
      <w:proofErr w:type="spellStart"/>
      <w:r w:rsidRPr="00E540E4">
        <w:rPr>
          <w:rFonts w:cstheme="minorHAnsi"/>
          <w:sz w:val="36"/>
          <w:szCs w:val="36"/>
        </w:rPr>
        <w:t>secondBeat</w:t>
      </w:r>
      <w:proofErr w:type="spellEnd"/>
      <w:r w:rsidRPr="00E540E4">
        <w:rPr>
          <w:rFonts w:cstheme="minorHAnsi"/>
          <w:sz w:val="36"/>
          <w:szCs w:val="36"/>
        </w:rPr>
        <w:t xml:space="preserve"> flag</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for(</w:t>
      </w:r>
      <w:proofErr w:type="spellStart"/>
      <w:proofErr w:type="gramEnd"/>
      <w:r w:rsidRPr="00E540E4">
        <w:rPr>
          <w:rFonts w:cstheme="minorHAnsi"/>
          <w:sz w:val="36"/>
          <w:szCs w:val="36"/>
        </w:rPr>
        <w:t>int</w:t>
      </w:r>
      <w:proofErr w:type="spellEnd"/>
      <w:r w:rsidRPr="00E540E4">
        <w:rPr>
          <w:rFonts w:cstheme="minorHAnsi"/>
          <w:sz w:val="36"/>
          <w:szCs w:val="36"/>
        </w:rPr>
        <w:t xml:space="preserve"> i=0; i&lt;=9; i++){             // seed the running total to get a </w:t>
      </w:r>
      <w:proofErr w:type="spellStart"/>
      <w:r w:rsidRPr="00E540E4">
        <w:rPr>
          <w:rFonts w:cstheme="minorHAnsi"/>
          <w:sz w:val="36"/>
          <w:szCs w:val="36"/>
        </w:rPr>
        <w:t>realisitic</w:t>
      </w:r>
      <w:proofErr w:type="spellEnd"/>
      <w:r w:rsidRPr="00E540E4">
        <w:rPr>
          <w:rFonts w:cstheme="minorHAnsi"/>
          <w:sz w:val="36"/>
          <w:szCs w:val="36"/>
        </w:rPr>
        <w:t xml:space="preserve"> BPM at </w:t>
      </w:r>
      <w:proofErr w:type="spellStart"/>
      <w:r w:rsidRPr="00E540E4">
        <w:rPr>
          <w:rFonts w:cstheme="minorHAnsi"/>
          <w:sz w:val="36"/>
          <w:szCs w:val="36"/>
        </w:rPr>
        <w:t>startup</w:t>
      </w:r>
      <w:proofErr w:type="spellEnd"/>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rate[</w:t>
      </w:r>
      <w:proofErr w:type="gramEnd"/>
      <w:r w:rsidRPr="00E540E4">
        <w:rPr>
          <w:rFonts w:cstheme="minorHAnsi"/>
          <w:sz w:val="36"/>
          <w:szCs w:val="36"/>
        </w:rPr>
        <w:t xml:space="preserve">i] = IBI;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r w:rsidRPr="00E540E4">
        <w:rPr>
          <w:rFonts w:cstheme="minorHAnsi"/>
          <w:sz w:val="36"/>
          <w:szCs w:val="36"/>
        </w:rPr>
        <w:lastRenderedPageBreak/>
        <w:t xml:space="preserve">      </w:t>
      </w:r>
      <w:proofErr w:type="gramStart"/>
      <w:r w:rsidRPr="00E540E4">
        <w:rPr>
          <w:rFonts w:cstheme="minorHAnsi"/>
          <w:sz w:val="36"/>
          <w:szCs w:val="36"/>
        </w:rPr>
        <w:t>if(</w:t>
      </w:r>
      <w:proofErr w:type="spellStart"/>
      <w:proofErr w:type="gramEnd"/>
      <w:r w:rsidRPr="00E540E4">
        <w:rPr>
          <w:rFonts w:cstheme="minorHAnsi"/>
          <w:sz w:val="36"/>
          <w:szCs w:val="36"/>
        </w:rPr>
        <w:t>firstBeat</w:t>
      </w:r>
      <w:proofErr w:type="spellEnd"/>
      <w:r w:rsidRPr="00E540E4">
        <w:rPr>
          <w:rFonts w:cstheme="minorHAnsi"/>
          <w:sz w:val="36"/>
          <w:szCs w:val="36"/>
        </w:rPr>
        <w:t xml:space="preserve">){                         // if it's the first time we found a beat, if </w:t>
      </w:r>
      <w:proofErr w:type="spellStart"/>
      <w:r w:rsidRPr="00E540E4">
        <w:rPr>
          <w:rFonts w:cstheme="minorHAnsi"/>
          <w:sz w:val="36"/>
          <w:szCs w:val="36"/>
        </w:rPr>
        <w:t>firstBeat</w:t>
      </w:r>
      <w:proofErr w:type="spellEnd"/>
      <w:r w:rsidRPr="00E540E4">
        <w:rPr>
          <w:rFonts w:cstheme="minorHAnsi"/>
          <w:sz w:val="36"/>
          <w:szCs w:val="36"/>
        </w:rPr>
        <w:t xml:space="preserve"> == TRUE</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firstBeat</w:t>
      </w:r>
      <w:proofErr w:type="spellEnd"/>
      <w:proofErr w:type="gramEnd"/>
      <w:r w:rsidRPr="00E540E4">
        <w:rPr>
          <w:rFonts w:cstheme="minorHAnsi"/>
          <w:sz w:val="36"/>
          <w:szCs w:val="36"/>
        </w:rPr>
        <w:t xml:space="preserve"> = false;                   // clear </w:t>
      </w:r>
      <w:proofErr w:type="spellStart"/>
      <w:r w:rsidRPr="00E540E4">
        <w:rPr>
          <w:rFonts w:cstheme="minorHAnsi"/>
          <w:sz w:val="36"/>
          <w:szCs w:val="36"/>
        </w:rPr>
        <w:t>firstBeat</w:t>
      </w:r>
      <w:proofErr w:type="spellEnd"/>
      <w:r w:rsidRPr="00E540E4">
        <w:rPr>
          <w:rFonts w:cstheme="minorHAnsi"/>
          <w:sz w:val="36"/>
          <w:szCs w:val="36"/>
        </w:rPr>
        <w:t xml:space="preserve"> flag</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secondBeat</w:t>
      </w:r>
      <w:proofErr w:type="spellEnd"/>
      <w:proofErr w:type="gramEnd"/>
      <w:r w:rsidRPr="00E540E4">
        <w:rPr>
          <w:rFonts w:cstheme="minorHAnsi"/>
          <w:sz w:val="36"/>
          <w:szCs w:val="36"/>
        </w:rPr>
        <w:t xml:space="preserve"> = true;                   // set the second beat flag</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sei</w:t>
      </w:r>
      <w:proofErr w:type="spellEnd"/>
      <w:r w:rsidRPr="00E540E4">
        <w:rPr>
          <w:rFonts w:cstheme="minorHAnsi"/>
          <w:sz w:val="36"/>
          <w:szCs w:val="36"/>
        </w:rPr>
        <w:t>(</w:t>
      </w:r>
      <w:proofErr w:type="gramEnd"/>
      <w:r w:rsidRPr="00E540E4">
        <w:rPr>
          <w:rFonts w:cstheme="minorHAnsi"/>
          <w:sz w:val="36"/>
          <w:szCs w:val="36"/>
        </w:rPr>
        <w:t>);                               // enable interrupts again</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return</w:t>
      </w:r>
      <w:proofErr w:type="gramEnd"/>
      <w:r w:rsidRPr="00E540E4">
        <w:rPr>
          <w:rFonts w:cstheme="minorHAnsi"/>
          <w:sz w:val="36"/>
          <w:szCs w:val="36"/>
        </w:rPr>
        <w:t>;                              // IBI value is unreliable so discard it</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   </w:t>
      </w: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 keep a running total of the last 10 IBI values</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word</w:t>
      </w:r>
      <w:proofErr w:type="gramEnd"/>
      <w:r w:rsidRPr="00E540E4">
        <w:rPr>
          <w:rFonts w:cstheme="minorHAnsi"/>
          <w:sz w:val="36"/>
          <w:szCs w:val="36"/>
        </w:rPr>
        <w:t xml:space="preserve"> </w:t>
      </w:r>
      <w:proofErr w:type="spellStart"/>
      <w:r w:rsidRPr="00E540E4">
        <w:rPr>
          <w:rFonts w:cstheme="minorHAnsi"/>
          <w:sz w:val="36"/>
          <w:szCs w:val="36"/>
        </w:rPr>
        <w:t>runningTotal</w:t>
      </w:r>
      <w:proofErr w:type="spellEnd"/>
      <w:r w:rsidRPr="00E540E4">
        <w:rPr>
          <w:rFonts w:cstheme="minorHAnsi"/>
          <w:sz w:val="36"/>
          <w:szCs w:val="36"/>
        </w:rPr>
        <w:t xml:space="preserve"> = 0;                  // clear the </w:t>
      </w:r>
      <w:proofErr w:type="spellStart"/>
      <w:r w:rsidRPr="00E540E4">
        <w:rPr>
          <w:rFonts w:cstheme="minorHAnsi"/>
          <w:sz w:val="36"/>
          <w:szCs w:val="36"/>
        </w:rPr>
        <w:t>runningTotal</w:t>
      </w:r>
      <w:proofErr w:type="spellEnd"/>
      <w:r w:rsidRPr="00E540E4">
        <w:rPr>
          <w:rFonts w:cstheme="minorHAnsi"/>
          <w:sz w:val="36"/>
          <w:szCs w:val="36"/>
        </w:rPr>
        <w:t xml:space="preserve"> variable    </w:t>
      </w: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for(</w:t>
      </w:r>
      <w:proofErr w:type="spellStart"/>
      <w:proofErr w:type="gramEnd"/>
      <w:r w:rsidRPr="00E540E4">
        <w:rPr>
          <w:rFonts w:cstheme="minorHAnsi"/>
          <w:sz w:val="36"/>
          <w:szCs w:val="36"/>
        </w:rPr>
        <w:t>int</w:t>
      </w:r>
      <w:proofErr w:type="spellEnd"/>
      <w:r w:rsidRPr="00E540E4">
        <w:rPr>
          <w:rFonts w:cstheme="minorHAnsi"/>
          <w:sz w:val="36"/>
          <w:szCs w:val="36"/>
        </w:rPr>
        <w:t xml:space="preserve"> i=0; i&lt;=8; i++){                // shift data in the rate array</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rate[</w:t>
      </w:r>
      <w:proofErr w:type="gramEnd"/>
      <w:r w:rsidRPr="00E540E4">
        <w:rPr>
          <w:rFonts w:cstheme="minorHAnsi"/>
          <w:sz w:val="36"/>
          <w:szCs w:val="36"/>
        </w:rPr>
        <w:t xml:space="preserve">i] = rate[i+1];                  // and drop the oldest IBI value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runningTotal</w:t>
      </w:r>
      <w:proofErr w:type="spellEnd"/>
      <w:proofErr w:type="gramEnd"/>
      <w:r w:rsidRPr="00E540E4">
        <w:rPr>
          <w:rFonts w:cstheme="minorHAnsi"/>
          <w:sz w:val="36"/>
          <w:szCs w:val="36"/>
        </w:rPr>
        <w:t xml:space="preserve"> += rate[i];              // add up the 9 oldest IBI values</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rate[</w:t>
      </w:r>
      <w:proofErr w:type="gramEnd"/>
      <w:r w:rsidRPr="00E540E4">
        <w:rPr>
          <w:rFonts w:cstheme="minorHAnsi"/>
          <w:sz w:val="36"/>
          <w:szCs w:val="36"/>
        </w:rPr>
        <w:t>9] = IBI;                          // add the latest IBI to the rate array</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runningTotal</w:t>
      </w:r>
      <w:proofErr w:type="spellEnd"/>
      <w:proofErr w:type="gramEnd"/>
      <w:r w:rsidRPr="00E540E4">
        <w:rPr>
          <w:rFonts w:cstheme="minorHAnsi"/>
          <w:sz w:val="36"/>
          <w:szCs w:val="36"/>
        </w:rPr>
        <w:t xml:space="preserve"> += rate[9];                // add the latest IBI to </w:t>
      </w:r>
      <w:proofErr w:type="spellStart"/>
      <w:r w:rsidRPr="00E540E4">
        <w:rPr>
          <w:rFonts w:cstheme="minorHAnsi"/>
          <w:sz w:val="36"/>
          <w:szCs w:val="36"/>
        </w:rPr>
        <w:t>runningTotal</w:t>
      </w:r>
      <w:proofErr w:type="spellEnd"/>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runningTotal</w:t>
      </w:r>
      <w:proofErr w:type="spellEnd"/>
      <w:proofErr w:type="gramEnd"/>
      <w:r w:rsidRPr="00E540E4">
        <w:rPr>
          <w:rFonts w:cstheme="minorHAnsi"/>
          <w:sz w:val="36"/>
          <w:szCs w:val="36"/>
        </w:rPr>
        <w:t xml:space="preserve"> /= 10;                     // average the last 10 IBI values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BPM = 60000/</w:t>
      </w:r>
      <w:proofErr w:type="spellStart"/>
      <w:r w:rsidRPr="00E540E4">
        <w:rPr>
          <w:rFonts w:cstheme="minorHAnsi"/>
          <w:sz w:val="36"/>
          <w:szCs w:val="36"/>
        </w:rPr>
        <w:t>runningTotal</w:t>
      </w:r>
      <w:proofErr w:type="spellEnd"/>
      <w:r w:rsidRPr="00E540E4">
        <w:rPr>
          <w:rFonts w:cstheme="minorHAnsi"/>
          <w:sz w:val="36"/>
          <w:szCs w:val="36"/>
        </w:rPr>
        <w:t xml:space="preserve">;               // how many beats can fit into a minute? </w:t>
      </w:r>
      <w:proofErr w:type="gramStart"/>
      <w:r w:rsidRPr="00E540E4">
        <w:rPr>
          <w:rFonts w:cstheme="minorHAnsi"/>
          <w:sz w:val="36"/>
          <w:szCs w:val="36"/>
        </w:rPr>
        <w:t>that's</w:t>
      </w:r>
      <w:proofErr w:type="gramEnd"/>
      <w:r w:rsidRPr="00E540E4">
        <w:rPr>
          <w:rFonts w:cstheme="minorHAnsi"/>
          <w:sz w:val="36"/>
          <w:szCs w:val="36"/>
        </w:rPr>
        <w:t xml:space="preserve"> BPM!</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QS = true;                              // set Quantified Self flag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 QS FLAG IS NOT CLEARED INSIDE THIS ISR</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if</w:t>
      </w:r>
      <w:proofErr w:type="gramEnd"/>
      <w:r w:rsidRPr="00E540E4">
        <w:rPr>
          <w:rFonts w:cstheme="minorHAnsi"/>
          <w:sz w:val="36"/>
          <w:szCs w:val="36"/>
        </w:rPr>
        <w:t xml:space="preserve"> (Signal &lt; thresh &amp;&amp; Pulse == true){   // when the values are going down, the beat is over</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digitalWrite</w:t>
      </w:r>
      <w:proofErr w:type="spellEnd"/>
      <w:r w:rsidRPr="00E540E4">
        <w:rPr>
          <w:rFonts w:cstheme="minorHAnsi"/>
          <w:sz w:val="36"/>
          <w:szCs w:val="36"/>
        </w:rPr>
        <w:t>(</w:t>
      </w:r>
      <w:proofErr w:type="spellStart"/>
      <w:proofErr w:type="gramEnd"/>
      <w:r w:rsidRPr="00E540E4">
        <w:rPr>
          <w:rFonts w:cstheme="minorHAnsi"/>
          <w:sz w:val="36"/>
          <w:szCs w:val="36"/>
        </w:rPr>
        <w:t>blinkPin,LOW</w:t>
      </w:r>
      <w:proofErr w:type="spellEnd"/>
      <w:r w:rsidRPr="00E540E4">
        <w:rPr>
          <w:rFonts w:cstheme="minorHAnsi"/>
          <w:sz w:val="36"/>
          <w:szCs w:val="36"/>
        </w:rPr>
        <w:t>);            // turn off pin 13 LED</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Serial.println</w:t>
      </w:r>
      <w:proofErr w:type="spellEnd"/>
      <w:r w:rsidRPr="00E540E4">
        <w:rPr>
          <w:rFonts w:cstheme="minorHAnsi"/>
          <w:sz w:val="36"/>
          <w:szCs w:val="36"/>
        </w:rPr>
        <w:t>(</w:t>
      </w:r>
      <w:proofErr w:type="gramEnd"/>
      <w:r w:rsidRPr="00E540E4">
        <w:rPr>
          <w:rFonts w:cstheme="minorHAnsi"/>
          <w:sz w:val="36"/>
          <w:szCs w:val="36"/>
        </w:rPr>
        <w:t>BPM);</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Pulse = false;                         // reset the Pulse flag so we can do it again</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amp</w:t>
      </w:r>
      <w:proofErr w:type="gramEnd"/>
      <w:r w:rsidRPr="00E540E4">
        <w:rPr>
          <w:rFonts w:cstheme="minorHAnsi"/>
          <w:sz w:val="36"/>
          <w:szCs w:val="36"/>
        </w:rPr>
        <w:t xml:space="preserve"> = P - T;                           // get amplitude of the pulse wave</w:t>
      </w:r>
    </w:p>
    <w:p w:rsidR="00E540E4" w:rsidRPr="00E540E4" w:rsidRDefault="00E540E4" w:rsidP="00E540E4">
      <w:pPr>
        <w:tabs>
          <w:tab w:val="left" w:pos="1653"/>
        </w:tabs>
        <w:rPr>
          <w:rFonts w:cstheme="minorHAnsi"/>
          <w:sz w:val="36"/>
          <w:szCs w:val="36"/>
        </w:rPr>
      </w:pPr>
      <w:r w:rsidRPr="00E540E4">
        <w:rPr>
          <w:rFonts w:cstheme="minorHAnsi"/>
          <w:sz w:val="36"/>
          <w:szCs w:val="36"/>
        </w:rPr>
        <w:lastRenderedPageBreak/>
        <w:t xml:space="preserve">    </w:t>
      </w:r>
      <w:proofErr w:type="gramStart"/>
      <w:r w:rsidRPr="00E540E4">
        <w:rPr>
          <w:rFonts w:cstheme="minorHAnsi"/>
          <w:sz w:val="36"/>
          <w:szCs w:val="36"/>
        </w:rPr>
        <w:t>thresh</w:t>
      </w:r>
      <w:proofErr w:type="gramEnd"/>
      <w:r w:rsidRPr="00E540E4">
        <w:rPr>
          <w:rFonts w:cstheme="minorHAnsi"/>
          <w:sz w:val="36"/>
          <w:szCs w:val="36"/>
        </w:rPr>
        <w:t xml:space="preserve"> = amp/2 + T;                    // set thresh at 50% of the amplitude</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P = thresh;                            // reset these for next time</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T = thresh;</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if</w:t>
      </w:r>
      <w:proofErr w:type="gramEnd"/>
      <w:r w:rsidRPr="00E540E4">
        <w:rPr>
          <w:rFonts w:cstheme="minorHAnsi"/>
          <w:sz w:val="36"/>
          <w:szCs w:val="36"/>
        </w:rPr>
        <w:t xml:space="preserve"> (N &gt; 2500){                           // if 2.5 seconds go by without a beat</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gramStart"/>
      <w:r w:rsidRPr="00E540E4">
        <w:rPr>
          <w:rFonts w:cstheme="minorHAnsi"/>
          <w:sz w:val="36"/>
          <w:szCs w:val="36"/>
        </w:rPr>
        <w:t>thresh</w:t>
      </w:r>
      <w:proofErr w:type="gramEnd"/>
      <w:r w:rsidRPr="00E540E4">
        <w:rPr>
          <w:rFonts w:cstheme="minorHAnsi"/>
          <w:sz w:val="36"/>
          <w:szCs w:val="36"/>
        </w:rPr>
        <w:t xml:space="preserve"> = 512;                          // set thresh default</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P = 512;                               // set P default</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T = 512;                               // set T default</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lastBeatTime</w:t>
      </w:r>
      <w:proofErr w:type="spellEnd"/>
      <w:proofErr w:type="gramEnd"/>
      <w:r w:rsidRPr="00E540E4">
        <w:rPr>
          <w:rFonts w:cstheme="minorHAnsi"/>
          <w:sz w:val="36"/>
          <w:szCs w:val="36"/>
        </w:rPr>
        <w:t xml:space="preserve"> = </w:t>
      </w:r>
      <w:proofErr w:type="spellStart"/>
      <w:r w:rsidRPr="00E540E4">
        <w:rPr>
          <w:rFonts w:cstheme="minorHAnsi"/>
          <w:sz w:val="36"/>
          <w:szCs w:val="36"/>
        </w:rPr>
        <w:t>sampleCounter</w:t>
      </w:r>
      <w:proofErr w:type="spellEnd"/>
      <w:r w:rsidRPr="00E540E4">
        <w:rPr>
          <w:rFonts w:cstheme="minorHAnsi"/>
          <w:sz w:val="36"/>
          <w:szCs w:val="36"/>
        </w:rPr>
        <w:t xml:space="preserve">;          // bring the </w:t>
      </w:r>
      <w:proofErr w:type="spellStart"/>
      <w:r w:rsidRPr="00E540E4">
        <w:rPr>
          <w:rFonts w:cstheme="minorHAnsi"/>
          <w:sz w:val="36"/>
          <w:szCs w:val="36"/>
        </w:rPr>
        <w:t>lastBeatTime</w:t>
      </w:r>
      <w:proofErr w:type="spellEnd"/>
      <w:r w:rsidRPr="00E540E4">
        <w:rPr>
          <w:rFonts w:cstheme="minorHAnsi"/>
          <w:sz w:val="36"/>
          <w:szCs w:val="36"/>
        </w:rPr>
        <w:t xml:space="preserve"> up to date        </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firstBeat</w:t>
      </w:r>
      <w:proofErr w:type="spellEnd"/>
      <w:proofErr w:type="gramEnd"/>
      <w:r w:rsidRPr="00E540E4">
        <w:rPr>
          <w:rFonts w:cstheme="minorHAnsi"/>
          <w:sz w:val="36"/>
          <w:szCs w:val="36"/>
        </w:rPr>
        <w:t xml:space="preserve"> = true;                      // set these to avoid noise</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secondBeat</w:t>
      </w:r>
      <w:proofErr w:type="spellEnd"/>
      <w:proofErr w:type="gramEnd"/>
      <w:r w:rsidRPr="00E540E4">
        <w:rPr>
          <w:rFonts w:cstheme="minorHAnsi"/>
          <w:sz w:val="36"/>
          <w:szCs w:val="36"/>
        </w:rPr>
        <w:t xml:space="preserve"> = false;                    // when we get the heartbeat back</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w:t>
      </w:r>
      <w:proofErr w:type="spellStart"/>
      <w:proofErr w:type="gramStart"/>
      <w:r w:rsidRPr="00E540E4">
        <w:rPr>
          <w:rFonts w:cstheme="minorHAnsi"/>
          <w:sz w:val="36"/>
          <w:szCs w:val="36"/>
        </w:rPr>
        <w:t>sei</w:t>
      </w:r>
      <w:proofErr w:type="spellEnd"/>
      <w:r w:rsidRPr="00E540E4">
        <w:rPr>
          <w:rFonts w:cstheme="minorHAnsi"/>
          <w:sz w:val="36"/>
          <w:szCs w:val="36"/>
        </w:rPr>
        <w:t>(</w:t>
      </w:r>
      <w:proofErr w:type="gramEnd"/>
      <w:r w:rsidRPr="00E540E4">
        <w:rPr>
          <w:rFonts w:cstheme="minorHAnsi"/>
          <w:sz w:val="36"/>
          <w:szCs w:val="36"/>
        </w:rPr>
        <w:t xml:space="preserve">);                                   // enable interrupts when </w:t>
      </w:r>
      <w:proofErr w:type="spellStart"/>
      <w:r w:rsidRPr="00E540E4">
        <w:rPr>
          <w:rFonts w:cstheme="minorHAnsi"/>
          <w:sz w:val="36"/>
          <w:szCs w:val="36"/>
        </w:rPr>
        <w:t>youre</w:t>
      </w:r>
      <w:proofErr w:type="spellEnd"/>
      <w:r w:rsidRPr="00E540E4">
        <w:rPr>
          <w:rFonts w:cstheme="minorHAnsi"/>
          <w:sz w:val="36"/>
          <w:szCs w:val="36"/>
        </w:rPr>
        <w:t xml:space="preserve"> done!</w:t>
      </w:r>
    </w:p>
    <w:p w:rsidR="00E540E4" w:rsidRPr="00E540E4" w:rsidRDefault="00E540E4" w:rsidP="00E540E4">
      <w:pPr>
        <w:tabs>
          <w:tab w:val="left" w:pos="1653"/>
        </w:tabs>
        <w:rPr>
          <w:rFonts w:cstheme="minorHAnsi"/>
          <w:sz w:val="36"/>
          <w:szCs w:val="36"/>
        </w:rPr>
      </w:pPr>
      <w:r w:rsidRPr="00E540E4">
        <w:rPr>
          <w:rFonts w:cstheme="minorHAnsi"/>
          <w:sz w:val="36"/>
          <w:szCs w:val="36"/>
        </w:rPr>
        <w:t xml:space="preserve">}// end </w:t>
      </w:r>
      <w:proofErr w:type="spellStart"/>
      <w:r w:rsidRPr="00E540E4">
        <w:rPr>
          <w:rFonts w:cstheme="minorHAnsi"/>
          <w:sz w:val="36"/>
          <w:szCs w:val="36"/>
        </w:rPr>
        <w:t>isr</w:t>
      </w:r>
      <w:proofErr w:type="spellEnd"/>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p>
    <w:p w:rsidR="00E540E4" w:rsidRPr="00E540E4" w:rsidRDefault="00E540E4" w:rsidP="00E540E4">
      <w:pPr>
        <w:tabs>
          <w:tab w:val="left" w:pos="1653"/>
        </w:tabs>
        <w:rPr>
          <w:rFonts w:cstheme="minorHAnsi"/>
          <w:sz w:val="36"/>
          <w:szCs w:val="36"/>
        </w:rPr>
      </w:pPr>
    </w:p>
    <w:p w:rsidR="00E540E4" w:rsidRDefault="00A85AE4" w:rsidP="009C2F30">
      <w:pPr>
        <w:tabs>
          <w:tab w:val="left" w:pos="1653"/>
        </w:tabs>
        <w:rPr>
          <w:rFonts w:ascii="Algerian" w:hAnsi="Algerian" w:cstheme="minorHAnsi"/>
          <w:sz w:val="52"/>
          <w:szCs w:val="52"/>
        </w:rPr>
      </w:pPr>
      <w:r w:rsidRPr="00A85AE4">
        <w:rPr>
          <w:rFonts w:ascii="Algerian" w:hAnsi="Algerian" w:cstheme="minorHAnsi"/>
          <w:sz w:val="96"/>
          <w:szCs w:val="96"/>
          <w:u w:val="wave"/>
        </w:rPr>
        <w:t>Limitations</w:t>
      </w:r>
      <w:r>
        <w:rPr>
          <w:rFonts w:ascii="Algerian" w:hAnsi="Algerian" w:cstheme="minorHAnsi"/>
          <w:sz w:val="52"/>
          <w:szCs w:val="52"/>
        </w:rPr>
        <w:t>:</w:t>
      </w:r>
    </w:p>
    <w:p w:rsidR="00A85AE4" w:rsidRDefault="00A85AE4" w:rsidP="009C2F30">
      <w:pPr>
        <w:tabs>
          <w:tab w:val="left" w:pos="1653"/>
        </w:tabs>
        <w:rPr>
          <w:rFonts w:ascii="Algerian" w:hAnsi="Algerian" w:cstheme="minorHAnsi"/>
          <w:sz w:val="52"/>
          <w:szCs w:val="52"/>
        </w:rPr>
      </w:pPr>
    </w:p>
    <w:p w:rsidR="00A85AE4" w:rsidRDefault="00A85AE4" w:rsidP="00A85AE4">
      <w:pPr>
        <w:pStyle w:val="ListParagraph"/>
        <w:numPr>
          <w:ilvl w:val="0"/>
          <w:numId w:val="11"/>
        </w:numPr>
        <w:tabs>
          <w:tab w:val="left" w:pos="1653"/>
        </w:tabs>
        <w:rPr>
          <w:rFonts w:ascii="Algerian" w:hAnsi="Algerian" w:cstheme="minorHAnsi"/>
          <w:sz w:val="52"/>
          <w:szCs w:val="52"/>
        </w:rPr>
      </w:pPr>
      <w:r>
        <w:rPr>
          <w:rFonts w:ascii="Algerian" w:hAnsi="Algerian" w:cstheme="minorHAnsi"/>
          <w:sz w:val="52"/>
          <w:szCs w:val="52"/>
        </w:rPr>
        <w:t>Compatibility</w:t>
      </w:r>
    </w:p>
    <w:p w:rsidR="00A85AE4" w:rsidRDefault="00A85AE4" w:rsidP="00A85AE4">
      <w:pPr>
        <w:pStyle w:val="ListParagraph"/>
        <w:numPr>
          <w:ilvl w:val="0"/>
          <w:numId w:val="11"/>
        </w:numPr>
        <w:tabs>
          <w:tab w:val="left" w:pos="1653"/>
        </w:tabs>
        <w:rPr>
          <w:rFonts w:ascii="Algerian" w:hAnsi="Algerian" w:cstheme="minorHAnsi"/>
          <w:sz w:val="52"/>
          <w:szCs w:val="52"/>
        </w:rPr>
      </w:pPr>
      <w:r>
        <w:rPr>
          <w:rFonts w:ascii="Algerian" w:hAnsi="Algerian" w:cstheme="minorHAnsi"/>
          <w:sz w:val="52"/>
          <w:szCs w:val="52"/>
        </w:rPr>
        <w:t>complexity</w:t>
      </w:r>
    </w:p>
    <w:p w:rsidR="00A85AE4" w:rsidRPr="00A85AE4" w:rsidRDefault="00A85AE4" w:rsidP="00A85AE4">
      <w:pPr>
        <w:rPr>
          <w:lang w:eastAsia="en-IN"/>
        </w:rPr>
      </w:pPr>
    </w:p>
    <w:p w:rsidR="00A85AE4" w:rsidRPr="00A85AE4" w:rsidRDefault="00A85AE4" w:rsidP="00A85AE4">
      <w:pPr>
        <w:rPr>
          <w:lang w:eastAsia="en-IN"/>
        </w:rPr>
      </w:pPr>
    </w:p>
    <w:p w:rsidR="00A85AE4" w:rsidRPr="00A85AE4" w:rsidRDefault="00A85AE4" w:rsidP="00A85AE4">
      <w:pPr>
        <w:rPr>
          <w:lang w:eastAsia="en-IN"/>
        </w:rPr>
      </w:pPr>
    </w:p>
    <w:p w:rsidR="00A85AE4" w:rsidRPr="00A85AE4" w:rsidRDefault="00A85AE4" w:rsidP="00A85AE4">
      <w:pPr>
        <w:rPr>
          <w:lang w:eastAsia="en-IN"/>
        </w:rPr>
      </w:pPr>
    </w:p>
    <w:p w:rsidR="00A85AE4" w:rsidRPr="00A85AE4" w:rsidRDefault="00A85AE4" w:rsidP="00A85AE4">
      <w:pPr>
        <w:tabs>
          <w:tab w:val="left" w:pos="6200"/>
        </w:tabs>
        <w:rPr>
          <w:lang w:eastAsia="en-IN"/>
        </w:rPr>
      </w:pPr>
      <w:bookmarkStart w:id="1" w:name="_GoBack"/>
      <w:bookmarkEnd w:id="1"/>
    </w:p>
    <w:sectPr w:rsidR="00A85AE4" w:rsidRPr="00A85AE4" w:rsidSect="00D452C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5CD1" w:rsidRDefault="00015CD1" w:rsidP="00D452C8">
      <w:pPr>
        <w:spacing w:after="0" w:line="240" w:lineRule="auto"/>
      </w:pPr>
      <w:r>
        <w:separator/>
      </w:r>
    </w:p>
  </w:endnote>
  <w:endnote w:type="continuationSeparator" w:id="0">
    <w:p w:rsidR="00015CD1" w:rsidRDefault="00015CD1" w:rsidP="00D45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altName w:val="Cambria Math"/>
    <w:panose1 w:val="020005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5CD1" w:rsidRDefault="00015CD1" w:rsidP="00D452C8">
      <w:pPr>
        <w:spacing w:after="0" w:line="240" w:lineRule="auto"/>
      </w:pPr>
      <w:r>
        <w:separator/>
      </w:r>
    </w:p>
  </w:footnote>
  <w:footnote w:type="continuationSeparator" w:id="0">
    <w:p w:rsidR="00015CD1" w:rsidRDefault="00015CD1" w:rsidP="00D452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E3CB4"/>
    <w:multiLevelType w:val="hybridMultilevel"/>
    <w:tmpl w:val="1EC03634"/>
    <w:lvl w:ilvl="0" w:tplc="CECCE31E">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CD041C"/>
    <w:multiLevelType w:val="multilevel"/>
    <w:tmpl w:val="C9789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F10C5D"/>
    <w:multiLevelType w:val="hybridMultilevel"/>
    <w:tmpl w:val="04021BF8"/>
    <w:lvl w:ilvl="0" w:tplc="CECCE31E">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C422E72"/>
    <w:multiLevelType w:val="hybridMultilevel"/>
    <w:tmpl w:val="3162D55A"/>
    <w:lvl w:ilvl="0" w:tplc="CECCE31E">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2AA61C8"/>
    <w:multiLevelType w:val="hybridMultilevel"/>
    <w:tmpl w:val="1290961C"/>
    <w:lvl w:ilvl="0" w:tplc="499A10EE">
      <w:start w:val="1"/>
      <w:numFmt w:val="bullet"/>
      <w:lvlText w:val="•"/>
      <w:lvlJc w:val="left"/>
      <w:pPr>
        <w:tabs>
          <w:tab w:val="num" w:pos="720"/>
        </w:tabs>
        <w:ind w:left="720" w:hanging="360"/>
      </w:pPr>
      <w:rPr>
        <w:rFonts w:ascii="Arial" w:hAnsi="Arial" w:hint="default"/>
      </w:rPr>
    </w:lvl>
    <w:lvl w:ilvl="1" w:tplc="C9984402" w:tentative="1">
      <w:start w:val="1"/>
      <w:numFmt w:val="bullet"/>
      <w:lvlText w:val="•"/>
      <w:lvlJc w:val="left"/>
      <w:pPr>
        <w:tabs>
          <w:tab w:val="num" w:pos="1440"/>
        </w:tabs>
        <w:ind w:left="1440" w:hanging="360"/>
      </w:pPr>
      <w:rPr>
        <w:rFonts w:ascii="Arial" w:hAnsi="Arial" w:hint="default"/>
      </w:rPr>
    </w:lvl>
    <w:lvl w:ilvl="2" w:tplc="4D8C67F4" w:tentative="1">
      <w:start w:val="1"/>
      <w:numFmt w:val="bullet"/>
      <w:lvlText w:val="•"/>
      <w:lvlJc w:val="left"/>
      <w:pPr>
        <w:tabs>
          <w:tab w:val="num" w:pos="2160"/>
        </w:tabs>
        <w:ind w:left="2160" w:hanging="360"/>
      </w:pPr>
      <w:rPr>
        <w:rFonts w:ascii="Arial" w:hAnsi="Arial" w:hint="default"/>
      </w:rPr>
    </w:lvl>
    <w:lvl w:ilvl="3" w:tplc="804A0288" w:tentative="1">
      <w:start w:val="1"/>
      <w:numFmt w:val="bullet"/>
      <w:lvlText w:val="•"/>
      <w:lvlJc w:val="left"/>
      <w:pPr>
        <w:tabs>
          <w:tab w:val="num" w:pos="2880"/>
        </w:tabs>
        <w:ind w:left="2880" w:hanging="360"/>
      </w:pPr>
      <w:rPr>
        <w:rFonts w:ascii="Arial" w:hAnsi="Arial" w:hint="default"/>
      </w:rPr>
    </w:lvl>
    <w:lvl w:ilvl="4" w:tplc="9E5248B2" w:tentative="1">
      <w:start w:val="1"/>
      <w:numFmt w:val="bullet"/>
      <w:lvlText w:val="•"/>
      <w:lvlJc w:val="left"/>
      <w:pPr>
        <w:tabs>
          <w:tab w:val="num" w:pos="3600"/>
        </w:tabs>
        <w:ind w:left="3600" w:hanging="360"/>
      </w:pPr>
      <w:rPr>
        <w:rFonts w:ascii="Arial" w:hAnsi="Arial" w:hint="default"/>
      </w:rPr>
    </w:lvl>
    <w:lvl w:ilvl="5" w:tplc="5022895E" w:tentative="1">
      <w:start w:val="1"/>
      <w:numFmt w:val="bullet"/>
      <w:lvlText w:val="•"/>
      <w:lvlJc w:val="left"/>
      <w:pPr>
        <w:tabs>
          <w:tab w:val="num" w:pos="4320"/>
        </w:tabs>
        <w:ind w:left="4320" w:hanging="360"/>
      </w:pPr>
      <w:rPr>
        <w:rFonts w:ascii="Arial" w:hAnsi="Arial" w:hint="default"/>
      </w:rPr>
    </w:lvl>
    <w:lvl w:ilvl="6" w:tplc="43E2AAFE" w:tentative="1">
      <w:start w:val="1"/>
      <w:numFmt w:val="bullet"/>
      <w:lvlText w:val="•"/>
      <w:lvlJc w:val="left"/>
      <w:pPr>
        <w:tabs>
          <w:tab w:val="num" w:pos="5040"/>
        </w:tabs>
        <w:ind w:left="5040" w:hanging="360"/>
      </w:pPr>
      <w:rPr>
        <w:rFonts w:ascii="Arial" w:hAnsi="Arial" w:hint="default"/>
      </w:rPr>
    </w:lvl>
    <w:lvl w:ilvl="7" w:tplc="4BAC5638" w:tentative="1">
      <w:start w:val="1"/>
      <w:numFmt w:val="bullet"/>
      <w:lvlText w:val="•"/>
      <w:lvlJc w:val="left"/>
      <w:pPr>
        <w:tabs>
          <w:tab w:val="num" w:pos="5760"/>
        </w:tabs>
        <w:ind w:left="5760" w:hanging="360"/>
      </w:pPr>
      <w:rPr>
        <w:rFonts w:ascii="Arial" w:hAnsi="Arial" w:hint="default"/>
      </w:rPr>
    </w:lvl>
    <w:lvl w:ilvl="8" w:tplc="1EA4F216" w:tentative="1">
      <w:start w:val="1"/>
      <w:numFmt w:val="bullet"/>
      <w:lvlText w:val="•"/>
      <w:lvlJc w:val="left"/>
      <w:pPr>
        <w:tabs>
          <w:tab w:val="num" w:pos="6480"/>
        </w:tabs>
        <w:ind w:left="6480" w:hanging="360"/>
      </w:pPr>
      <w:rPr>
        <w:rFonts w:ascii="Arial" w:hAnsi="Arial" w:hint="default"/>
      </w:rPr>
    </w:lvl>
  </w:abstractNum>
  <w:abstractNum w:abstractNumId="5">
    <w:nsid w:val="3431021B"/>
    <w:multiLevelType w:val="hybridMultilevel"/>
    <w:tmpl w:val="CA386DA2"/>
    <w:lvl w:ilvl="0" w:tplc="53FEAD94">
      <w:start w:val="1"/>
      <w:numFmt w:val="bullet"/>
      <w:lvlText w:val="•"/>
      <w:lvlJc w:val="left"/>
      <w:pPr>
        <w:tabs>
          <w:tab w:val="num" w:pos="720"/>
        </w:tabs>
        <w:ind w:left="720" w:hanging="360"/>
      </w:pPr>
      <w:rPr>
        <w:rFonts w:ascii="Arial" w:hAnsi="Arial" w:hint="default"/>
      </w:rPr>
    </w:lvl>
    <w:lvl w:ilvl="1" w:tplc="8CA0695E" w:tentative="1">
      <w:start w:val="1"/>
      <w:numFmt w:val="bullet"/>
      <w:lvlText w:val="•"/>
      <w:lvlJc w:val="left"/>
      <w:pPr>
        <w:tabs>
          <w:tab w:val="num" w:pos="1440"/>
        </w:tabs>
        <w:ind w:left="1440" w:hanging="360"/>
      </w:pPr>
      <w:rPr>
        <w:rFonts w:ascii="Arial" w:hAnsi="Arial" w:hint="default"/>
      </w:rPr>
    </w:lvl>
    <w:lvl w:ilvl="2" w:tplc="9DDA1D92" w:tentative="1">
      <w:start w:val="1"/>
      <w:numFmt w:val="bullet"/>
      <w:lvlText w:val="•"/>
      <w:lvlJc w:val="left"/>
      <w:pPr>
        <w:tabs>
          <w:tab w:val="num" w:pos="2160"/>
        </w:tabs>
        <w:ind w:left="2160" w:hanging="360"/>
      </w:pPr>
      <w:rPr>
        <w:rFonts w:ascii="Arial" w:hAnsi="Arial" w:hint="default"/>
      </w:rPr>
    </w:lvl>
    <w:lvl w:ilvl="3" w:tplc="B37AFFD2" w:tentative="1">
      <w:start w:val="1"/>
      <w:numFmt w:val="bullet"/>
      <w:lvlText w:val="•"/>
      <w:lvlJc w:val="left"/>
      <w:pPr>
        <w:tabs>
          <w:tab w:val="num" w:pos="2880"/>
        </w:tabs>
        <w:ind w:left="2880" w:hanging="360"/>
      </w:pPr>
      <w:rPr>
        <w:rFonts w:ascii="Arial" w:hAnsi="Arial" w:hint="default"/>
      </w:rPr>
    </w:lvl>
    <w:lvl w:ilvl="4" w:tplc="B2E4614C" w:tentative="1">
      <w:start w:val="1"/>
      <w:numFmt w:val="bullet"/>
      <w:lvlText w:val="•"/>
      <w:lvlJc w:val="left"/>
      <w:pPr>
        <w:tabs>
          <w:tab w:val="num" w:pos="3600"/>
        </w:tabs>
        <w:ind w:left="3600" w:hanging="360"/>
      </w:pPr>
      <w:rPr>
        <w:rFonts w:ascii="Arial" w:hAnsi="Arial" w:hint="default"/>
      </w:rPr>
    </w:lvl>
    <w:lvl w:ilvl="5" w:tplc="36805570" w:tentative="1">
      <w:start w:val="1"/>
      <w:numFmt w:val="bullet"/>
      <w:lvlText w:val="•"/>
      <w:lvlJc w:val="left"/>
      <w:pPr>
        <w:tabs>
          <w:tab w:val="num" w:pos="4320"/>
        </w:tabs>
        <w:ind w:left="4320" w:hanging="360"/>
      </w:pPr>
      <w:rPr>
        <w:rFonts w:ascii="Arial" w:hAnsi="Arial" w:hint="default"/>
      </w:rPr>
    </w:lvl>
    <w:lvl w:ilvl="6" w:tplc="01FEBF60" w:tentative="1">
      <w:start w:val="1"/>
      <w:numFmt w:val="bullet"/>
      <w:lvlText w:val="•"/>
      <w:lvlJc w:val="left"/>
      <w:pPr>
        <w:tabs>
          <w:tab w:val="num" w:pos="5040"/>
        </w:tabs>
        <w:ind w:left="5040" w:hanging="360"/>
      </w:pPr>
      <w:rPr>
        <w:rFonts w:ascii="Arial" w:hAnsi="Arial" w:hint="default"/>
      </w:rPr>
    </w:lvl>
    <w:lvl w:ilvl="7" w:tplc="6B3EB746" w:tentative="1">
      <w:start w:val="1"/>
      <w:numFmt w:val="bullet"/>
      <w:lvlText w:val="•"/>
      <w:lvlJc w:val="left"/>
      <w:pPr>
        <w:tabs>
          <w:tab w:val="num" w:pos="5760"/>
        </w:tabs>
        <w:ind w:left="5760" w:hanging="360"/>
      </w:pPr>
      <w:rPr>
        <w:rFonts w:ascii="Arial" w:hAnsi="Arial" w:hint="default"/>
      </w:rPr>
    </w:lvl>
    <w:lvl w:ilvl="8" w:tplc="AFD6454A" w:tentative="1">
      <w:start w:val="1"/>
      <w:numFmt w:val="bullet"/>
      <w:lvlText w:val="•"/>
      <w:lvlJc w:val="left"/>
      <w:pPr>
        <w:tabs>
          <w:tab w:val="num" w:pos="6480"/>
        </w:tabs>
        <w:ind w:left="6480" w:hanging="360"/>
      </w:pPr>
      <w:rPr>
        <w:rFonts w:ascii="Arial" w:hAnsi="Arial" w:hint="default"/>
      </w:rPr>
    </w:lvl>
  </w:abstractNum>
  <w:abstractNum w:abstractNumId="6">
    <w:nsid w:val="35D03079"/>
    <w:multiLevelType w:val="multilevel"/>
    <w:tmpl w:val="C1824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6DB715A"/>
    <w:multiLevelType w:val="hybridMultilevel"/>
    <w:tmpl w:val="BCE07EAE"/>
    <w:lvl w:ilvl="0" w:tplc="6D6A08EE">
      <w:start w:val="1"/>
      <w:numFmt w:val="bullet"/>
      <w:lvlText w:val="•"/>
      <w:lvlJc w:val="left"/>
      <w:pPr>
        <w:tabs>
          <w:tab w:val="num" w:pos="720"/>
        </w:tabs>
        <w:ind w:left="720" w:hanging="360"/>
      </w:pPr>
      <w:rPr>
        <w:rFonts w:ascii="Arial" w:hAnsi="Arial" w:hint="default"/>
      </w:rPr>
    </w:lvl>
    <w:lvl w:ilvl="1" w:tplc="E8021426" w:tentative="1">
      <w:start w:val="1"/>
      <w:numFmt w:val="bullet"/>
      <w:lvlText w:val="•"/>
      <w:lvlJc w:val="left"/>
      <w:pPr>
        <w:tabs>
          <w:tab w:val="num" w:pos="1440"/>
        </w:tabs>
        <w:ind w:left="1440" w:hanging="360"/>
      </w:pPr>
      <w:rPr>
        <w:rFonts w:ascii="Arial" w:hAnsi="Arial" w:hint="default"/>
      </w:rPr>
    </w:lvl>
    <w:lvl w:ilvl="2" w:tplc="7558203A" w:tentative="1">
      <w:start w:val="1"/>
      <w:numFmt w:val="bullet"/>
      <w:lvlText w:val="•"/>
      <w:lvlJc w:val="left"/>
      <w:pPr>
        <w:tabs>
          <w:tab w:val="num" w:pos="2160"/>
        </w:tabs>
        <w:ind w:left="2160" w:hanging="360"/>
      </w:pPr>
      <w:rPr>
        <w:rFonts w:ascii="Arial" w:hAnsi="Arial" w:hint="default"/>
      </w:rPr>
    </w:lvl>
    <w:lvl w:ilvl="3" w:tplc="BE7C399E" w:tentative="1">
      <w:start w:val="1"/>
      <w:numFmt w:val="bullet"/>
      <w:lvlText w:val="•"/>
      <w:lvlJc w:val="left"/>
      <w:pPr>
        <w:tabs>
          <w:tab w:val="num" w:pos="2880"/>
        </w:tabs>
        <w:ind w:left="2880" w:hanging="360"/>
      </w:pPr>
      <w:rPr>
        <w:rFonts w:ascii="Arial" w:hAnsi="Arial" w:hint="default"/>
      </w:rPr>
    </w:lvl>
    <w:lvl w:ilvl="4" w:tplc="CF6ABE26" w:tentative="1">
      <w:start w:val="1"/>
      <w:numFmt w:val="bullet"/>
      <w:lvlText w:val="•"/>
      <w:lvlJc w:val="left"/>
      <w:pPr>
        <w:tabs>
          <w:tab w:val="num" w:pos="3600"/>
        </w:tabs>
        <w:ind w:left="3600" w:hanging="360"/>
      </w:pPr>
      <w:rPr>
        <w:rFonts w:ascii="Arial" w:hAnsi="Arial" w:hint="default"/>
      </w:rPr>
    </w:lvl>
    <w:lvl w:ilvl="5" w:tplc="4EF68ED8" w:tentative="1">
      <w:start w:val="1"/>
      <w:numFmt w:val="bullet"/>
      <w:lvlText w:val="•"/>
      <w:lvlJc w:val="left"/>
      <w:pPr>
        <w:tabs>
          <w:tab w:val="num" w:pos="4320"/>
        </w:tabs>
        <w:ind w:left="4320" w:hanging="360"/>
      </w:pPr>
      <w:rPr>
        <w:rFonts w:ascii="Arial" w:hAnsi="Arial" w:hint="default"/>
      </w:rPr>
    </w:lvl>
    <w:lvl w:ilvl="6" w:tplc="62BE8776" w:tentative="1">
      <w:start w:val="1"/>
      <w:numFmt w:val="bullet"/>
      <w:lvlText w:val="•"/>
      <w:lvlJc w:val="left"/>
      <w:pPr>
        <w:tabs>
          <w:tab w:val="num" w:pos="5040"/>
        </w:tabs>
        <w:ind w:left="5040" w:hanging="360"/>
      </w:pPr>
      <w:rPr>
        <w:rFonts w:ascii="Arial" w:hAnsi="Arial" w:hint="default"/>
      </w:rPr>
    </w:lvl>
    <w:lvl w:ilvl="7" w:tplc="40D8F73A" w:tentative="1">
      <w:start w:val="1"/>
      <w:numFmt w:val="bullet"/>
      <w:lvlText w:val="•"/>
      <w:lvlJc w:val="left"/>
      <w:pPr>
        <w:tabs>
          <w:tab w:val="num" w:pos="5760"/>
        </w:tabs>
        <w:ind w:left="5760" w:hanging="360"/>
      </w:pPr>
      <w:rPr>
        <w:rFonts w:ascii="Arial" w:hAnsi="Arial" w:hint="default"/>
      </w:rPr>
    </w:lvl>
    <w:lvl w:ilvl="8" w:tplc="2E889F38" w:tentative="1">
      <w:start w:val="1"/>
      <w:numFmt w:val="bullet"/>
      <w:lvlText w:val="•"/>
      <w:lvlJc w:val="left"/>
      <w:pPr>
        <w:tabs>
          <w:tab w:val="num" w:pos="6480"/>
        </w:tabs>
        <w:ind w:left="6480" w:hanging="360"/>
      </w:pPr>
      <w:rPr>
        <w:rFonts w:ascii="Arial" w:hAnsi="Arial" w:hint="default"/>
      </w:rPr>
    </w:lvl>
  </w:abstractNum>
  <w:abstractNum w:abstractNumId="8">
    <w:nsid w:val="49FE4E53"/>
    <w:multiLevelType w:val="hybridMultilevel"/>
    <w:tmpl w:val="349A82AE"/>
    <w:lvl w:ilvl="0" w:tplc="CECCE31E">
      <w:start w:val="1"/>
      <w:numFmt w:val="bullet"/>
      <w:lvlText w:val="•"/>
      <w:lvlJc w:val="left"/>
      <w:pPr>
        <w:tabs>
          <w:tab w:val="num" w:pos="720"/>
        </w:tabs>
        <w:ind w:left="720" w:hanging="360"/>
      </w:pPr>
      <w:rPr>
        <w:rFonts w:ascii="Arial" w:hAnsi="Arial" w:hint="default"/>
      </w:rPr>
    </w:lvl>
    <w:lvl w:ilvl="1" w:tplc="9B6ABA4A" w:tentative="1">
      <w:start w:val="1"/>
      <w:numFmt w:val="bullet"/>
      <w:lvlText w:val="•"/>
      <w:lvlJc w:val="left"/>
      <w:pPr>
        <w:tabs>
          <w:tab w:val="num" w:pos="1440"/>
        </w:tabs>
        <w:ind w:left="1440" w:hanging="360"/>
      </w:pPr>
      <w:rPr>
        <w:rFonts w:ascii="Arial" w:hAnsi="Arial" w:hint="default"/>
      </w:rPr>
    </w:lvl>
    <w:lvl w:ilvl="2" w:tplc="3BB603A6" w:tentative="1">
      <w:start w:val="1"/>
      <w:numFmt w:val="bullet"/>
      <w:lvlText w:val="•"/>
      <w:lvlJc w:val="left"/>
      <w:pPr>
        <w:tabs>
          <w:tab w:val="num" w:pos="2160"/>
        </w:tabs>
        <w:ind w:left="2160" w:hanging="360"/>
      </w:pPr>
      <w:rPr>
        <w:rFonts w:ascii="Arial" w:hAnsi="Arial" w:hint="default"/>
      </w:rPr>
    </w:lvl>
    <w:lvl w:ilvl="3" w:tplc="6E9A766C" w:tentative="1">
      <w:start w:val="1"/>
      <w:numFmt w:val="bullet"/>
      <w:lvlText w:val="•"/>
      <w:lvlJc w:val="left"/>
      <w:pPr>
        <w:tabs>
          <w:tab w:val="num" w:pos="2880"/>
        </w:tabs>
        <w:ind w:left="2880" w:hanging="360"/>
      </w:pPr>
      <w:rPr>
        <w:rFonts w:ascii="Arial" w:hAnsi="Arial" w:hint="default"/>
      </w:rPr>
    </w:lvl>
    <w:lvl w:ilvl="4" w:tplc="A9A6C61A" w:tentative="1">
      <w:start w:val="1"/>
      <w:numFmt w:val="bullet"/>
      <w:lvlText w:val="•"/>
      <w:lvlJc w:val="left"/>
      <w:pPr>
        <w:tabs>
          <w:tab w:val="num" w:pos="3600"/>
        </w:tabs>
        <w:ind w:left="3600" w:hanging="360"/>
      </w:pPr>
      <w:rPr>
        <w:rFonts w:ascii="Arial" w:hAnsi="Arial" w:hint="default"/>
      </w:rPr>
    </w:lvl>
    <w:lvl w:ilvl="5" w:tplc="59EE7D8C" w:tentative="1">
      <w:start w:val="1"/>
      <w:numFmt w:val="bullet"/>
      <w:lvlText w:val="•"/>
      <w:lvlJc w:val="left"/>
      <w:pPr>
        <w:tabs>
          <w:tab w:val="num" w:pos="4320"/>
        </w:tabs>
        <w:ind w:left="4320" w:hanging="360"/>
      </w:pPr>
      <w:rPr>
        <w:rFonts w:ascii="Arial" w:hAnsi="Arial" w:hint="default"/>
      </w:rPr>
    </w:lvl>
    <w:lvl w:ilvl="6" w:tplc="D1C874D8" w:tentative="1">
      <w:start w:val="1"/>
      <w:numFmt w:val="bullet"/>
      <w:lvlText w:val="•"/>
      <w:lvlJc w:val="left"/>
      <w:pPr>
        <w:tabs>
          <w:tab w:val="num" w:pos="5040"/>
        </w:tabs>
        <w:ind w:left="5040" w:hanging="360"/>
      </w:pPr>
      <w:rPr>
        <w:rFonts w:ascii="Arial" w:hAnsi="Arial" w:hint="default"/>
      </w:rPr>
    </w:lvl>
    <w:lvl w:ilvl="7" w:tplc="E84C72AA" w:tentative="1">
      <w:start w:val="1"/>
      <w:numFmt w:val="bullet"/>
      <w:lvlText w:val="•"/>
      <w:lvlJc w:val="left"/>
      <w:pPr>
        <w:tabs>
          <w:tab w:val="num" w:pos="5760"/>
        </w:tabs>
        <w:ind w:left="5760" w:hanging="360"/>
      </w:pPr>
      <w:rPr>
        <w:rFonts w:ascii="Arial" w:hAnsi="Arial" w:hint="default"/>
      </w:rPr>
    </w:lvl>
    <w:lvl w:ilvl="8" w:tplc="797E574A" w:tentative="1">
      <w:start w:val="1"/>
      <w:numFmt w:val="bullet"/>
      <w:lvlText w:val="•"/>
      <w:lvlJc w:val="left"/>
      <w:pPr>
        <w:tabs>
          <w:tab w:val="num" w:pos="6480"/>
        </w:tabs>
        <w:ind w:left="6480" w:hanging="360"/>
      </w:pPr>
      <w:rPr>
        <w:rFonts w:ascii="Arial" w:hAnsi="Arial" w:hint="default"/>
      </w:rPr>
    </w:lvl>
  </w:abstractNum>
  <w:abstractNum w:abstractNumId="9">
    <w:nsid w:val="62FA6D90"/>
    <w:multiLevelType w:val="hybridMultilevel"/>
    <w:tmpl w:val="E0522D4E"/>
    <w:lvl w:ilvl="0" w:tplc="CECCE31E">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785F1E1E"/>
    <w:multiLevelType w:val="hybridMultilevel"/>
    <w:tmpl w:val="523C489E"/>
    <w:lvl w:ilvl="0" w:tplc="650C1784">
      <w:start w:val="1"/>
      <w:numFmt w:val="bullet"/>
      <w:lvlText w:val="•"/>
      <w:lvlJc w:val="left"/>
      <w:pPr>
        <w:tabs>
          <w:tab w:val="num" w:pos="720"/>
        </w:tabs>
        <w:ind w:left="720" w:hanging="360"/>
      </w:pPr>
      <w:rPr>
        <w:rFonts w:ascii="Arial" w:hAnsi="Arial" w:hint="default"/>
      </w:rPr>
    </w:lvl>
    <w:lvl w:ilvl="1" w:tplc="6C849842" w:tentative="1">
      <w:start w:val="1"/>
      <w:numFmt w:val="bullet"/>
      <w:lvlText w:val="•"/>
      <w:lvlJc w:val="left"/>
      <w:pPr>
        <w:tabs>
          <w:tab w:val="num" w:pos="1440"/>
        </w:tabs>
        <w:ind w:left="1440" w:hanging="360"/>
      </w:pPr>
      <w:rPr>
        <w:rFonts w:ascii="Arial" w:hAnsi="Arial" w:hint="default"/>
      </w:rPr>
    </w:lvl>
    <w:lvl w:ilvl="2" w:tplc="A1CEFCC8" w:tentative="1">
      <w:start w:val="1"/>
      <w:numFmt w:val="bullet"/>
      <w:lvlText w:val="•"/>
      <w:lvlJc w:val="left"/>
      <w:pPr>
        <w:tabs>
          <w:tab w:val="num" w:pos="2160"/>
        </w:tabs>
        <w:ind w:left="2160" w:hanging="360"/>
      </w:pPr>
      <w:rPr>
        <w:rFonts w:ascii="Arial" w:hAnsi="Arial" w:hint="default"/>
      </w:rPr>
    </w:lvl>
    <w:lvl w:ilvl="3" w:tplc="15104FAA" w:tentative="1">
      <w:start w:val="1"/>
      <w:numFmt w:val="bullet"/>
      <w:lvlText w:val="•"/>
      <w:lvlJc w:val="left"/>
      <w:pPr>
        <w:tabs>
          <w:tab w:val="num" w:pos="2880"/>
        </w:tabs>
        <w:ind w:left="2880" w:hanging="360"/>
      </w:pPr>
      <w:rPr>
        <w:rFonts w:ascii="Arial" w:hAnsi="Arial" w:hint="default"/>
      </w:rPr>
    </w:lvl>
    <w:lvl w:ilvl="4" w:tplc="A8C668B6" w:tentative="1">
      <w:start w:val="1"/>
      <w:numFmt w:val="bullet"/>
      <w:lvlText w:val="•"/>
      <w:lvlJc w:val="left"/>
      <w:pPr>
        <w:tabs>
          <w:tab w:val="num" w:pos="3600"/>
        </w:tabs>
        <w:ind w:left="3600" w:hanging="360"/>
      </w:pPr>
      <w:rPr>
        <w:rFonts w:ascii="Arial" w:hAnsi="Arial" w:hint="default"/>
      </w:rPr>
    </w:lvl>
    <w:lvl w:ilvl="5" w:tplc="67349716" w:tentative="1">
      <w:start w:val="1"/>
      <w:numFmt w:val="bullet"/>
      <w:lvlText w:val="•"/>
      <w:lvlJc w:val="left"/>
      <w:pPr>
        <w:tabs>
          <w:tab w:val="num" w:pos="4320"/>
        </w:tabs>
        <w:ind w:left="4320" w:hanging="360"/>
      </w:pPr>
      <w:rPr>
        <w:rFonts w:ascii="Arial" w:hAnsi="Arial" w:hint="default"/>
      </w:rPr>
    </w:lvl>
    <w:lvl w:ilvl="6" w:tplc="AAAE46F2" w:tentative="1">
      <w:start w:val="1"/>
      <w:numFmt w:val="bullet"/>
      <w:lvlText w:val="•"/>
      <w:lvlJc w:val="left"/>
      <w:pPr>
        <w:tabs>
          <w:tab w:val="num" w:pos="5040"/>
        </w:tabs>
        <w:ind w:left="5040" w:hanging="360"/>
      </w:pPr>
      <w:rPr>
        <w:rFonts w:ascii="Arial" w:hAnsi="Arial" w:hint="default"/>
      </w:rPr>
    </w:lvl>
    <w:lvl w:ilvl="7" w:tplc="11344DC2" w:tentative="1">
      <w:start w:val="1"/>
      <w:numFmt w:val="bullet"/>
      <w:lvlText w:val="•"/>
      <w:lvlJc w:val="left"/>
      <w:pPr>
        <w:tabs>
          <w:tab w:val="num" w:pos="5760"/>
        </w:tabs>
        <w:ind w:left="5760" w:hanging="360"/>
      </w:pPr>
      <w:rPr>
        <w:rFonts w:ascii="Arial" w:hAnsi="Arial" w:hint="default"/>
      </w:rPr>
    </w:lvl>
    <w:lvl w:ilvl="8" w:tplc="5A946E5A"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7"/>
  </w:num>
  <w:num w:numId="3">
    <w:abstractNumId w:val="4"/>
  </w:num>
  <w:num w:numId="4">
    <w:abstractNumId w:val="5"/>
  </w:num>
  <w:num w:numId="5">
    <w:abstractNumId w:val="8"/>
  </w:num>
  <w:num w:numId="6">
    <w:abstractNumId w:val="9"/>
  </w:num>
  <w:num w:numId="7">
    <w:abstractNumId w:val="2"/>
  </w:num>
  <w:num w:numId="8">
    <w:abstractNumId w:val="6"/>
  </w:num>
  <w:num w:numId="9">
    <w:abstractNumId w:val="10"/>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37A7"/>
    <w:rsid w:val="00015CD1"/>
    <w:rsid w:val="00086455"/>
    <w:rsid w:val="000F4E8C"/>
    <w:rsid w:val="00112083"/>
    <w:rsid w:val="00250E98"/>
    <w:rsid w:val="00306CA8"/>
    <w:rsid w:val="00381EDC"/>
    <w:rsid w:val="00510FBB"/>
    <w:rsid w:val="005639C0"/>
    <w:rsid w:val="005B00FA"/>
    <w:rsid w:val="005D2970"/>
    <w:rsid w:val="006C1DB5"/>
    <w:rsid w:val="009C2F30"/>
    <w:rsid w:val="00A85AE4"/>
    <w:rsid w:val="00B537A7"/>
    <w:rsid w:val="00D452C8"/>
    <w:rsid w:val="00D7104A"/>
    <w:rsid w:val="00E540E4"/>
    <w:rsid w:val="00F222F7"/>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Gautami"/>
    </w:rPr>
  </w:style>
  <w:style w:type="paragraph" w:styleId="Heading1">
    <w:name w:val="heading 1"/>
    <w:basedOn w:val="Normal"/>
    <w:next w:val="Normal"/>
    <w:link w:val="Heading1Char"/>
    <w:uiPriority w:val="9"/>
    <w:qFormat/>
    <w:rsid w:val="00306CA8"/>
    <w:pPr>
      <w:keepNext/>
      <w:keepLines/>
      <w:spacing w:before="480" w:after="0"/>
      <w:outlineLvl w:val="0"/>
    </w:pPr>
    <w:rPr>
      <w:rFonts w:asciiTheme="majorHAnsi" w:eastAsiaTheme="majorEastAsia" w:hAnsiTheme="majorHAnsi" w:cstheme="majorBidi"/>
      <w:b/>
      <w:bCs/>
      <w:color w:val="5B5B5B" w:themeColor="accent1" w:themeShade="BF"/>
      <w:sz w:val="28"/>
      <w:szCs w:val="28"/>
    </w:rPr>
  </w:style>
  <w:style w:type="paragraph" w:styleId="Heading3">
    <w:name w:val="heading 3"/>
    <w:basedOn w:val="Normal"/>
    <w:link w:val="Heading3Char"/>
    <w:uiPriority w:val="9"/>
    <w:qFormat/>
    <w:rsid w:val="00B537A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B537A7"/>
    <w:pPr>
      <w:keepNext/>
      <w:keepLines/>
      <w:spacing w:before="200" w:after="0"/>
      <w:outlineLvl w:val="3"/>
    </w:pPr>
    <w:rPr>
      <w:rFonts w:asciiTheme="majorHAnsi" w:eastAsiaTheme="majorEastAsia" w:hAnsiTheme="majorHAnsi" w:cstheme="majorBidi"/>
      <w:b/>
      <w:bCs/>
      <w:i/>
      <w:iCs/>
      <w:color w:val="7A7A7A"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537A7"/>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B537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B537A7"/>
    <w:rPr>
      <w:color w:val="0000FF"/>
      <w:u w:val="single"/>
    </w:rPr>
  </w:style>
  <w:style w:type="character" w:styleId="Strong">
    <w:name w:val="Strong"/>
    <w:basedOn w:val="DefaultParagraphFont"/>
    <w:uiPriority w:val="22"/>
    <w:qFormat/>
    <w:rsid w:val="00B537A7"/>
    <w:rPr>
      <w:b/>
      <w:bCs/>
    </w:rPr>
  </w:style>
  <w:style w:type="paragraph" w:styleId="BalloonText">
    <w:name w:val="Balloon Text"/>
    <w:basedOn w:val="Normal"/>
    <w:link w:val="BalloonTextChar"/>
    <w:uiPriority w:val="99"/>
    <w:semiHidden/>
    <w:unhideWhenUsed/>
    <w:rsid w:val="00B537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37A7"/>
    <w:rPr>
      <w:rFonts w:ascii="Tahoma" w:hAnsi="Tahoma" w:cs="Tahoma"/>
      <w:sz w:val="16"/>
      <w:szCs w:val="16"/>
    </w:rPr>
  </w:style>
  <w:style w:type="character" w:customStyle="1" w:styleId="Heading4Char">
    <w:name w:val="Heading 4 Char"/>
    <w:basedOn w:val="DefaultParagraphFont"/>
    <w:link w:val="Heading4"/>
    <w:uiPriority w:val="9"/>
    <w:semiHidden/>
    <w:rsid w:val="00B537A7"/>
    <w:rPr>
      <w:rFonts w:asciiTheme="majorHAnsi" w:eastAsiaTheme="majorEastAsia" w:hAnsiTheme="majorHAnsi" w:cstheme="majorBidi"/>
      <w:b/>
      <w:bCs/>
      <w:i/>
      <w:iCs/>
      <w:color w:val="7A7A7A" w:themeColor="accent1"/>
    </w:rPr>
  </w:style>
  <w:style w:type="paragraph" w:styleId="NoSpacing">
    <w:name w:val="No Spacing"/>
    <w:link w:val="NoSpacingChar"/>
    <w:uiPriority w:val="1"/>
    <w:qFormat/>
    <w:rsid w:val="00D452C8"/>
    <w:pPr>
      <w:spacing w:after="0" w:line="240" w:lineRule="auto"/>
    </w:pPr>
    <w:rPr>
      <w:rFonts w:eastAsiaTheme="minorEastAsia"/>
      <w:lang w:val="en-US" w:eastAsia="ja-JP" w:bidi="ar-SA"/>
    </w:rPr>
  </w:style>
  <w:style w:type="character" w:customStyle="1" w:styleId="NoSpacingChar">
    <w:name w:val="No Spacing Char"/>
    <w:basedOn w:val="DefaultParagraphFont"/>
    <w:link w:val="NoSpacing"/>
    <w:uiPriority w:val="1"/>
    <w:rsid w:val="00D452C8"/>
    <w:rPr>
      <w:rFonts w:eastAsiaTheme="minorEastAsia"/>
      <w:lang w:val="en-US" w:eastAsia="ja-JP" w:bidi="ar-SA"/>
    </w:rPr>
  </w:style>
  <w:style w:type="paragraph" w:styleId="ListParagraph">
    <w:name w:val="List Paragraph"/>
    <w:basedOn w:val="Normal"/>
    <w:uiPriority w:val="34"/>
    <w:qFormat/>
    <w:rsid w:val="00D452C8"/>
    <w:pPr>
      <w:spacing w:after="0" w:line="240" w:lineRule="auto"/>
      <w:ind w:left="720"/>
      <w:contextualSpacing/>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D452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52C8"/>
    <w:rPr>
      <w:rFonts w:cs="Gautami"/>
    </w:rPr>
  </w:style>
  <w:style w:type="paragraph" w:styleId="Footer">
    <w:name w:val="footer"/>
    <w:basedOn w:val="Normal"/>
    <w:link w:val="FooterChar"/>
    <w:uiPriority w:val="99"/>
    <w:unhideWhenUsed/>
    <w:rsid w:val="00D452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52C8"/>
    <w:rPr>
      <w:rFonts w:cs="Gautami"/>
    </w:rPr>
  </w:style>
  <w:style w:type="character" w:customStyle="1" w:styleId="Heading1Char">
    <w:name w:val="Heading 1 Char"/>
    <w:basedOn w:val="DefaultParagraphFont"/>
    <w:link w:val="Heading1"/>
    <w:uiPriority w:val="9"/>
    <w:rsid w:val="00306CA8"/>
    <w:rPr>
      <w:rFonts w:asciiTheme="majorHAnsi" w:eastAsiaTheme="majorEastAsia" w:hAnsiTheme="majorHAnsi" w:cstheme="majorBidi"/>
      <w:b/>
      <w:bCs/>
      <w:color w:val="5B5B5B"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Gautami"/>
    </w:rPr>
  </w:style>
  <w:style w:type="paragraph" w:styleId="Heading1">
    <w:name w:val="heading 1"/>
    <w:basedOn w:val="Normal"/>
    <w:next w:val="Normal"/>
    <w:link w:val="Heading1Char"/>
    <w:uiPriority w:val="9"/>
    <w:qFormat/>
    <w:rsid w:val="00306CA8"/>
    <w:pPr>
      <w:keepNext/>
      <w:keepLines/>
      <w:spacing w:before="480" w:after="0"/>
      <w:outlineLvl w:val="0"/>
    </w:pPr>
    <w:rPr>
      <w:rFonts w:asciiTheme="majorHAnsi" w:eastAsiaTheme="majorEastAsia" w:hAnsiTheme="majorHAnsi" w:cstheme="majorBidi"/>
      <w:b/>
      <w:bCs/>
      <w:color w:val="5B5B5B" w:themeColor="accent1" w:themeShade="BF"/>
      <w:sz w:val="28"/>
      <w:szCs w:val="28"/>
    </w:rPr>
  </w:style>
  <w:style w:type="paragraph" w:styleId="Heading3">
    <w:name w:val="heading 3"/>
    <w:basedOn w:val="Normal"/>
    <w:link w:val="Heading3Char"/>
    <w:uiPriority w:val="9"/>
    <w:qFormat/>
    <w:rsid w:val="00B537A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B537A7"/>
    <w:pPr>
      <w:keepNext/>
      <w:keepLines/>
      <w:spacing w:before="200" w:after="0"/>
      <w:outlineLvl w:val="3"/>
    </w:pPr>
    <w:rPr>
      <w:rFonts w:asciiTheme="majorHAnsi" w:eastAsiaTheme="majorEastAsia" w:hAnsiTheme="majorHAnsi" w:cstheme="majorBidi"/>
      <w:b/>
      <w:bCs/>
      <w:i/>
      <w:iCs/>
      <w:color w:val="7A7A7A"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537A7"/>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B537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B537A7"/>
    <w:rPr>
      <w:color w:val="0000FF"/>
      <w:u w:val="single"/>
    </w:rPr>
  </w:style>
  <w:style w:type="character" w:styleId="Strong">
    <w:name w:val="Strong"/>
    <w:basedOn w:val="DefaultParagraphFont"/>
    <w:uiPriority w:val="22"/>
    <w:qFormat/>
    <w:rsid w:val="00B537A7"/>
    <w:rPr>
      <w:b/>
      <w:bCs/>
    </w:rPr>
  </w:style>
  <w:style w:type="paragraph" w:styleId="BalloonText">
    <w:name w:val="Balloon Text"/>
    <w:basedOn w:val="Normal"/>
    <w:link w:val="BalloonTextChar"/>
    <w:uiPriority w:val="99"/>
    <w:semiHidden/>
    <w:unhideWhenUsed/>
    <w:rsid w:val="00B537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37A7"/>
    <w:rPr>
      <w:rFonts w:ascii="Tahoma" w:hAnsi="Tahoma" w:cs="Tahoma"/>
      <w:sz w:val="16"/>
      <w:szCs w:val="16"/>
    </w:rPr>
  </w:style>
  <w:style w:type="character" w:customStyle="1" w:styleId="Heading4Char">
    <w:name w:val="Heading 4 Char"/>
    <w:basedOn w:val="DefaultParagraphFont"/>
    <w:link w:val="Heading4"/>
    <w:uiPriority w:val="9"/>
    <w:semiHidden/>
    <w:rsid w:val="00B537A7"/>
    <w:rPr>
      <w:rFonts w:asciiTheme="majorHAnsi" w:eastAsiaTheme="majorEastAsia" w:hAnsiTheme="majorHAnsi" w:cstheme="majorBidi"/>
      <w:b/>
      <w:bCs/>
      <w:i/>
      <w:iCs/>
      <w:color w:val="7A7A7A" w:themeColor="accent1"/>
    </w:rPr>
  </w:style>
  <w:style w:type="paragraph" w:styleId="NoSpacing">
    <w:name w:val="No Spacing"/>
    <w:link w:val="NoSpacingChar"/>
    <w:uiPriority w:val="1"/>
    <w:qFormat/>
    <w:rsid w:val="00D452C8"/>
    <w:pPr>
      <w:spacing w:after="0" w:line="240" w:lineRule="auto"/>
    </w:pPr>
    <w:rPr>
      <w:rFonts w:eastAsiaTheme="minorEastAsia"/>
      <w:lang w:val="en-US" w:eastAsia="ja-JP" w:bidi="ar-SA"/>
    </w:rPr>
  </w:style>
  <w:style w:type="character" w:customStyle="1" w:styleId="NoSpacingChar">
    <w:name w:val="No Spacing Char"/>
    <w:basedOn w:val="DefaultParagraphFont"/>
    <w:link w:val="NoSpacing"/>
    <w:uiPriority w:val="1"/>
    <w:rsid w:val="00D452C8"/>
    <w:rPr>
      <w:rFonts w:eastAsiaTheme="minorEastAsia"/>
      <w:lang w:val="en-US" w:eastAsia="ja-JP" w:bidi="ar-SA"/>
    </w:rPr>
  </w:style>
  <w:style w:type="paragraph" w:styleId="ListParagraph">
    <w:name w:val="List Paragraph"/>
    <w:basedOn w:val="Normal"/>
    <w:uiPriority w:val="34"/>
    <w:qFormat/>
    <w:rsid w:val="00D452C8"/>
    <w:pPr>
      <w:spacing w:after="0" w:line="240" w:lineRule="auto"/>
      <w:ind w:left="720"/>
      <w:contextualSpacing/>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D452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52C8"/>
    <w:rPr>
      <w:rFonts w:cs="Gautami"/>
    </w:rPr>
  </w:style>
  <w:style w:type="paragraph" w:styleId="Footer">
    <w:name w:val="footer"/>
    <w:basedOn w:val="Normal"/>
    <w:link w:val="FooterChar"/>
    <w:uiPriority w:val="99"/>
    <w:unhideWhenUsed/>
    <w:rsid w:val="00D452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52C8"/>
    <w:rPr>
      <w:rFonts w:cs="Gautami"/>
    </w:rPr>
  </w:style>
  <w:style w:type="character" w:customStyle="1" w:styleId="Heading1Char">
    <w:name w:val="Heading 1 Char"/>
    <w:basedOn w:val="DefaultParagraphFont"/>
    <w:link w:val="Heading1"/>
    <w:uiPriority w:val="9"/>
    <w:rsid w:val="00306CA8"/>
    <w:rPr>
      <w:rFonts w:asciiTheme="majorHAnsi" w:eastAsiaTheme="majorEastAsia" w:hAnsiTheme="majorHAnsi" w:cstheme="majorBidi"/>
      <w:b/>
      <w:bCs/>
      <w:color w:val="5B5B5B"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010843">
      <w:bodyDiv w:val="1"/>
      <w:marLeft w:val="0"/>
      <w:marRight w:val="0"/>
      <w:marTop w:val="0"/>
      <w:marBottom w:val="0"/>
      <w:divBdr>
        <w:top w:val="none" w:sz="0" w:space="0" w:color="auto"/>
        <w:left w:val="none" w:sz="0" w:space="0" w:color="auto"/>
        <w:bottom w:val="none" w:sz="0" w:space="0" w:color="auto"/>
        <w:right w:val="none" w:sz="0" w:space="0" w:color="auto"/>
      </w:divBdr>
    </w:div>
    <w:div w:id="835457411">
      <w:bodyDiv w:val="1"/>
      <w:marLeft w:val="0"/>
      <w:marRight w:val="0"/>
      <w:marTop w:val="0"/>
      <w:marBottom w:val="0"/>
      <w:divBdr>
        <w:top w:val="none" w:sz="0" w:space="0" w:color="auto"/>
        <w:left w:val="none" w:sz="0" w:space="0" w:color="auto"/>
        <w:bottom w:val="none" w:sz="0" w:space="0" w:color="auto"/>
        <w:right w:val="none" w:sz="0" w:space="0" w:color="auto"/>
      </w:divBdr>
    </w:div>
    <w:div w:id="1146774758">
      <w:bodyDiv w:val="1"/>
      <w:marLeft w:val="0"/>
      <w:marRight w:val="0"/>
      <w:marTop w:val="0"/>
      <w:marBottom w:val="0"/>
      <w:divBdr>
        <w:top w:val="none" w:sz="0" w:space="0" w:color="auto"/>
        <w:left w:val="none" w:sz="0" w:space="0" w:color="auto"/>
        <w:bottom w:val="none" w:sz="0" w:space="0" w:color="auto"/>
        <w:right w:val="none" w:sz="0" w:space="0" w:color="auto"/>
      </w:divBdr>
    </w:div>
    <w:div w:id="1487471013">
      <w:bodyDiv w:val="1"/>
      <w:marLeft w:val="0"/>
      <w:marRight w:val="0"/>
      <w:marTop w:val="0"/>
      <w:marBottom w:val="0"/>
      <w:divBdr>
        <w:top w:val="none" w:sz="0" w:space="0" w:color="auto"/>
        <w:left w:val="none" w:sz="0" w:space="0" w:color="auto"/>
        <w:bottom w:val="none" w:sz="0" w:space="0" w:color="auto"/>
        <w:right w:val="none" w:sz="0" w:space="0" w:color="auto"/>
      </w:divBdr>
      <w:divsChild>
        <w:div w:id="1142163375">
          <w:marLeft w:val="547"/>
          <w:marRight w:val="0"/>
          <w:marTop w:val="96"/>
          <w:marBottom w:val="0"/>
          <w:divBdr>
            <w:top w:val="none" w:sz="0" w:space="0" w:color="auto"/>
            <w:left w:val="none" w:sz="0" w:space="0" w:color="auto"/>
            <w:bottom w:val="none" w:sz="0" w:space="0" w:color="auto"/>
            <w:right w:val="none" w:sz="0" w:space="0" w:color="auto"/>
          </w:divBdr>
        </w:div>
      </w:divsChild>
    </w:div>
    <w:div w:id="1516728117">
      <w:bodyDiv w:val="1"/>
      <w:marLeft w:val="0"/>
      <w:marRight w:val="0"/>
      <w:marTop w:val="0"/>
      <w:marBottom w:val="0"/>
      <w:divBdr>
        <w:top w:val="none" w:sz="0" w:space="0" w:color="auto"/>
        <w:left w:val="none" w:sz="0" w:space="0" w:color="auto"/>
        <w:bottom w:val="none" w:sz="0" w:space="0" w:color="auto"/>
        <w:right w:val="none" w:sz="0" w:space="0" w:color="auto"/>
      </w:divBdr>
      <w:divsChild>
        <w:div w:id="241721752">
          <w:marLeft w:val="547"/>
          <w:marRight w:val="0"/>
          <w:marTop w:val="106"/>
          <w:marBottom w:val="0"/>
          <w:divBdr>
            <w:top w:val="none" w:sz="0" w:space="0" w:color="auto"/>
            <w:left w:val="none" w:sz="0" w:space="0" w:color="auto"/>
            <w:bottom w:val="none" w:sz="0" w:space="0" w:color="auto"/>
            <w:right w:val="none" w:sz="0" w:space="0" w:color="auto"/>
          </w:divBdr>
        </w:div>
        <w:div w:id="1046832322">
          <w:marLeft w:val="547"/>
          <w:marRight w:val="0"/>
          <w:marTop w:val="115"/>
          <w:marBottom w:val="0"/>
          <w:divBdr>
            <w:top w:val="none" w:sz="0" w:space="0" w:color="auto"/>
            <w:left w:val="none" w:sz="0" w:space="0" w:color="auto"/>
            <w:bottom w:val="none" w:sz="0" w:space="0" w:color="auto"/>
            <w:right w:val="none" w:sz="0" w:space="0" w:color="auto"/>
          </w:divBdr>
        </w:div>
        <w:div w:id="1989892798">
          <w:marLeft w:val="547"/>
          <w:marRight w:val="0"/>
          <w:marTop w:val="115"/>
          <w:marBottom w:val="0"/>
          <w:divBdr>
            <w:top w:val="none" w:sz="0" w:space="0" w:color="auto"/>
            <w:left w:val="none" w:sz="0" w:space="0" w:color="auto"/>
            <w:bottom w:val="none" w:sz="0" w:space="0" w:color="auto"/>
            <w:right w:val="none" w:sz="0" w:space="0" w:color="auto"/>
          </w:divBdr>
        </w:div>
        <w:div w:id="1334988438">
          <w:marLeft w:val="547"/>
          <w:marRight w:val="0"/>
          <w:marTop w:val="115"/>
          <w:marBottom w:val="0"/>
          <w:divBdr>
            <w:top w:val="none" w:sz="0" w:space="0" w:color="auto"/>
            <w:left w:val="none" w:sz="0" w:space="0" w:color="auto"/>
            <w:bottom w:val="none" w:sz="0" w:space="0" w:color="auto"/>
            <w:right w:val="none" w:sz="0" w:space="0" w:color="auto"/>
          </w:divBdr>
        </w:div>
        <w:div w:id="662589628">
          <w:marLeft w:val="547"/>
          <w:marRight w:val="0"/>
          <w:marTop w:val="115"/>
          <w:marBottom w:val="0"/>
          <w:divBdr>
            <w:top w:val="none" w:sz="0" w:space="0" w:color="auto"/>
            <w:left w:val="none" w:sz="0" w:space="0" w:color="auto"/>
            <w:bottom w:val="none" w:sz="0" w:space="0" w:color="auto"/>
            <w:right w:val="none" w:sz="0" w:space="0" w:color="auto"/>
          </w:divBdr>
        </w:div>
        <w:div w:id="81536945">
          <w:marLeft w:val="547"/>
          <w:marRight w:val="0"/>
          <w:marTop w:val="115"/>
          <w:marBottom w:val="0"/>
          <w:divBdr>
            <w:top w:val="none" w:sz="0" w:space="0" w:color="auto"/>
            <w:left w:val="none" w:sz="0" w:space="0" w:color="auto"/>
            <w:bottom w:val="none" w:sz="0" w:space="0" w:color="auto"/>
            <w:right w:val="none" w:sz="0" w:space="0" w:color="auto"/>
          </w:divBdr>
        </w:div>
        <w:div w:id="1461992288">
          <w:marLeft w:val="547"/>
          <w:marRight w:val="0"/>
          <w:marTop w:val="115"/>
          <w:marBottom w:val="0"/>
          <w:divBdr>
            <w:top w:val="none" w:sz="0" w:space="0" w:color="auto"/>
            <w:left w:val="none" w:sz="0" w:space="0" w:color="auto"/>
            <w:bottom w:val="none" w:sz="0" w:space="0" w:color="auto"/>
            <w:right w:val="none" w:sz="0" w:space="0" w:color="auto"/>
          </w:divBdr>
        </w:div>
        <w:div w:id="48456814">
          <w:marLeft w:val="547"/>
          <w:marRight w:val="0"/>
          <w:marTop w:val="115"/>
          <w:marBottom w:val="0"/>
          <w:divBdr>
            <w:top w:val="none" w:sz="0" w:space="0" w:color="auto"/>
            <w:left w:val="none" w:sz="0" w:space="0" w:color="auto"/>
            <w:bottom w:val="none" w:sz="0" w:space="0" w:color="auto"/>
            <w:right w:val="none" w:sz="0" w:space="0" w:color="auto"/>
          </w:divBdr>
        </w:div>
        <w:div w:id="1377193001">
          <w:marLeft w:val="547"/>
          <w:marRight w:val="0"/>
          <w:marTop w:val="115"/>
          <w:marBottom w:val="0"/>
          <w:divBdr>
            <w:top w:val="none" w:sz="0" w:space="0" w:color="auto"/>
            <w:left w:val="none" w:sz="0" w:space="0" w:color="auto"/>
            <w:bottom w:val="none" w:sz="0" w:space="0" w:color="auto"/>
            <w:right w:val="none" w:sz="0" w:space="0" w:color="auto"/>
          </w:divBdr>
        </w:div>
      </w:divsChild>
    </w:div>
    <w:div w:id="1671061768">
      <w:bodyDiv w:val="1"/>
      <w:marLeft w:val="0"/>
      <w:marRight w:val="0"/>
      <w:marTop w:val="0"/>
      <w:marBottom w:val="0"/>
      <w:divBdr>
        <w:top w:val="none" w:sz="0" w:space="0" w:color="auto"/>
        <w:left w:val="none" w:sz="0" w:space="0" w:color="auto"/>
        <w:bottom w:val="none" w:sz="0" w:space="0" w:color="auto"/>
        <w:right w:val="none" w:sz="0" w:space="0" w:color="auto"/>
      </w:divBdr>
    </w:div>
    <w:div w:id="1977098750">
      <w:bodyDiv w:val="1"/>
      <w:marLeft w:val="0"/>
      <w:marRight w:val="0"/>
      <w:marTop w:val="0"/>
      <w:marBottom w:val="0"/>
      <w:divBdr>
        <w:top w:val="none" w:sz="0" w:space="0" w:color="auto"/>
        <w:left w:val="none" w:sz="0" w:space="0" w:color="auto"/>
        <w:bottom w:val="none" w:sz="0" w:space="0" w:color="auto"/>
        <w:right w:val="none" w:sz="0" w:space="0" w:color="auto"/>
      </w:divBdr>
      <w:divsChild>
        <w:div w:id="41176923">
          <w:marLeft w:val="0"/>
          <w:marRight w:val="0"/>
          <w:marTop w:val="0"/>
          <w:marBottom w:val="0"/>
          <w:divBdr>
            <w:top w:val="none" w:sz="0" w:space="0" w:color="auto"/>
            <w:left w:val="none" w:sz="0" w:space="0" w:color="auto"/>
            <w:bottom w:val="none" w:sz="0" w:space="0" w:color="auto"/>
            <w:right w:val="none" w:sz="0" w:space="0" w:color="auto"/>
          </w:divBdr>
        </w:div>
        <w:div w:id="83959628">
          <w:marLeft w:val="0"/>
          <w:marRight w:val="0"/>
          <w:marTop w:val="0"/>
          <w:marBottom w:val="0"/>
          <w:divBdr>
            <w:top w:val="none" w:sz="0" w:space="0" w:color="auto"/>
            <w:left w:val="none" w:sz="0" w:space="0" w:color="auto"/>
            <w:bottom w:val="none" w:sz="0" w:space="0" w:color="auto"/>
            <w:right w:val="none" w:sz="0" w:space="0" w:color="auto"/>
          </w:divBdr>
        </w:div>
        <w:div w:id="701973929">
          <w:marLeft w:val="0"/>
          <w:marRight w:val="0"/>
          <w:marTop w:val="0"/>
          <w:marBottom w:val="0"/>
          <w:divBdr>
            <w:top w:val="none" w:sz="0" w:space="0" w:color="auto"/>
            <w:left w:val="none" w:sz="0" w:space="0" w:color="auto"/>
            <w:bottom w:val="none" w:sz="0" w:space="0" w:color="auto"/>
            <w:right w:val="none" w:sz="0" w:space="0" w:color="auto"/>
          </w:divBdr>
        </w:div>
      </w:divsChild>
    </w:div>
    <w:div w:id="1978610069">
      <w:bodyDiv w:val="1"/>
      <w:marLeft w:val="0"/>
      <w:marRight w:val="0"/>
      <w:marTop w:val="0"/>
      <w:marBottom w:val="0"/>
      <w:divBdr>
        <w:top w:val="none" w:sz="0" w:space="0" w:color="auto"/>
        <w:left w:val="none" w:sz="0" w:space="0" w:color="auto"/>
        <w:bottom w:val="none" w:sz="0" w:space="0" w:color="auto"/>
        <w:right w:val="none" w:sz="0" w:space="0" w:color="auto"/>
      </w:divBdr>
      <w:divsChild>
        <w:div w:id="1441610447">
          <w:marLeft w:val="547"/>
          <w:marRight w:val="0"/>
          <w:marTop w:val="106"/>
          <w:marBottom w:val="0"/>
          <w:divBdr>
            <w:top w:val="none" w:sz="0" w:space="0" w:color="auto"/>
            <w:left w:val="none" w:sz="0" w:space="0" w:color="auto"/>
            <w:bottom w:val="none" w:sz="0" w:space="0" w:color="auto"/>
            <w:right w:val="none" w:sz="0" w:space="0" w:color="auto"/>
          </w:divBdr>
        </w:div>
        <w:div w:id="471169034">
          <w:marLeft w:val="547"/>
          <w:marRight w:val="0"/>
          <w:marTop w:val="134"/>
          <w:marBottom w:val="0"/>
          <w:divBdr>
            <w:top w:val="none" w:sz="0" w:space="0" w:color="auto"/>
            <w:left w:val="none" w:sz="0" w:space="0" w:color="auto"/>
            <w:bottom w:val="none" w:sz="0" w:space="0" w:color="auto"/>
            <w:right w:val="none" w:sz="0" w:space="0" w:color="auto"/>
          </w:divBdr>
        </w:div>
        <w:div w:id="894194465">
          <w:marLeft w:val="547"/>
          <w:marRight w:val="0"/>
          <w:marTop w:val="134"/>
          <w:marBottom w:val="0"/>
          <w:divBdr>
            <w:top w:val="none" w:sz="0" w:space="0" w:color="auto"/>
            <w:left w:val="none" w:sz="0" w:space="0" w:color="auto"/>
            <w:bottom w:val="none" w:sz="0" w:space="0" w:color="auto"/>
            <w:right w:val="none" w:sz="0" w:space="0" w:color="auto"/>
          </w:divBdr>
        </w:div>
        <w:div w:id="1238786348">
          <w:marLeft w:val="547"/>
          <w:marRight w:val="0"/>
          <w:marTop w:val="134"/>
          <w:marBottom w:val="0"/>
          <w:divBdr>
            <w:top w:val="none" w:sz="0" w:space="0" w:color="auto"/>
            <w:left w:val="none" w:sz="0" w:space="0" w:color="auto"/>
            <w:bottom w:val="none" w:sz="0" w:space="0" w:color="auto"/>
            <w:right w:val="none" w:sz="0" w:space="0" w:color="auto"/>
          </w:divBdr>
        </w:div>
        <w:div w:id="525410072">
          <w:marLeft w:val="547"/>
          <w:marRight w:val="0"/>
          <w:marTop w:val="134"/>
          <w:marBottom w:val="0"/>
          <w:divBdr>
            <w:top w:val="none" w:sz="0" w:space="0" w:color="auto"/>
            <w:left w:val="none" w:sz="0" w:space="0" w:color="auto"/>
            <w:bottom w:val="none" w:sz="0" w:space="0" w:color="auto"/>
            <w:right w:val="none" w:sz="0" w:space="0" w:color="auto"/>
          </w:divBdr>
        </w:div>
        <w:div w:id="1747266322">
          <w:marLeft w:val="547"/>
          <w:marRight w:val="0"/>
          <w:marTop w:val="134"/>
          <w:marBottom w:val="0"/>
          <w:divBdr>
            <w:top w:val="none" w:sz="0" w:space="0" w:color="auto"/>
            <w:left w:val="none" w:sz="0" w:space="0" w:color="auto"/>
            <w:bottom w:val="none" w:sz="0" w:space="0" w:color="auto"/>
            <w:right w:val="none" w:sz="0" w:space="0" w:color="auto"/>
          </w:divBdr>
        </w:div>
        <w:div w:id="937643183">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elprocus.com/wp-content/uploads/2013/08/Heartbeat.png" TargetMode="External"/><Relationship Id="rId18" Type="http://schemas.openxmlformats.org/officeDocument/2006/relationships/image" Target="media/image6.jpe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edgefxkits.com/patient-health-monitoring-system-with-location-details-by-gps-over-gsm" TargetMode="External"/><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s://www.efxkits.co.uk/fastest-18-bit-sar-analog-to-digital-converter/" TargetMode="External"/><Relationship Id="rId23"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DDED1B6E5274079BF99F20846DB1175"/>
        <w:category>
          <w:name w:val="General"/>
          <w:gallery w:val="placeholder"/>
        </w:category>
        <w:types>
          <w:type w:val="bbPlcHdr"/>
        </w:types>
        <w:behaviors>
          <w:behavior w:val="content"/>
        </w:behaviors>
        <w:guid w:val="{DE791BC6-3963-4403-9998-043ECBBFCA5B}"/>
      </w:docPartPr>
      <w:docPartBody>
        <w:p w:rsidR="00000000" w:rsidRDefault="00E0776D" w:rsidP="00E0776D">
          <w:pPr>
            <w:pStyle w:val="1DDED1B6E5274079BF99F20846DB1175"/>
          </w:pPr>
          <w:r>
            <w:rPr>
              <w:rFonts w:asciiTheme="majorHAnsi" w:eastAsiaTheme="majorEastAsia" w:hAnsiTheme="majorHAnsi" w:cstheme="majorBidi"/>
              <w:b/>
              <w:bCs/>
              <w:color w:val="4F81BD" w:themeColor="accent1"/>
              <w:sz w:val="48"/>
              <w:szCs w:val="48"/>
            </w:rPr>
            <w:t>[Type the document title]</w:t>
          </w:r>
        </w:p>
      </w:docPartBody>
    </w:docPart>
    <w:docPart>
      <w:docPartPr>
        <w:name w:val="D9643BF6E4B142ED94D10F96E9F63685"/>
        <w:category>
          <w:name w:val="General"/>
          <w:gallery w:val="placeholder"/>
        </w:category>
        <w:types>
          <w:type w:val="bbPlcHdr"/>
        </w:types>
        <w:behaviors>
          <w:behavior w:val="content"/>
        </w:behaviors>
        <w:guid w:val="{8B90BDCC-2AA3-40F5-94BC-8B8C7AA122A2}"/>
      </w:docPartPr>
      <w:docPartBody>
        <w:p w:rsidR="00000000" w:rsidRDefault="00E0776D" w:rsidP="00E0776D">
          <w:pPr>
            <w:pStyle w:val="D9643BF6E4B142ED94D10F96E9F63685"/>
          </w:pPr>
          <w:r>
            <w:rPr>
              <w:color w:val="EEECE1" w:themeColor="background2"/>
              <w:sz w:val="28"/>
              <w:szCs w:val="28"/>
            </w:rPr>
            <w:t>[Type the document subtitle]</w:t>
          </w:r>
        </w:p>
      </w:docPartBody>
    </w:docPart>
    <w:docPart>
      <w:docPartPr>
        <w:name w:val="47455B3A900142FA84EFC853865296F4"/>
        <w:category>
          <w:name w:val="General"/>
          <w:gallery w:val="placeholder"/>
        </w:category>
        <w:types>
          <w:type w:val="bbPlcHdr"/>
        </w:types>
        <w:behaviors>
          <w:behavior w:val="content"/>
        </w:behaviors>
        <w:guid w:val="{E4608A8F-2E57-48F2-A2CC-ED7D7C3E8532}"/>
      </w:docPartPr>
      <w:docPartBody>
        <w:p w:rsidR="00000000" w:rsidRDefault="00E0776D" w:rsidP="00E0776D">
          <w:pPr>
            <w:pStyle w:val="47455B3A900142FA84EFC853865296F4"/>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EFE8C0B6A0CE4052B17222779666264F"/>
        <w:category>
          <w:name w:val="General"/>
          <w:gallery w:val="placeholder"/>
        </w:category>
        <w:types>
          <w:type w:val="bbPlcHdr"/>
        </w:types>
        <w:behaviors>
          <w:behavior w:val="content"/>
        </w:behaviors>
        <w:guid w:val="{52DEB591-B5F1-49A1-A0F5-ECDECECF6A96}"/>
      </w:docPartPr>
      <w:docPartBody>
        <w:p w:rsidR="00000000" w:rsidRDefault="00E0776D" w:rsidP="00E0776D">
          <w:pPr>
            <w:pStyle w:val="EFE8C0B6A0CE4052B17222779666264F"/>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altName w:val="Cambria Math"/>
    <w:panose1 w:val="020005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776D"/>
    <w:rsid w:val="00AA5831"/>
    <w:rsid w:val="00E0776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Gautam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DED1B6E5274079BF99F20846DB1175">
    <w:name w:val="1DDED1B6E5274079BF99F20846DB1175"/>
    <w:rsid w:val="00E0776D"/>
    <w:rPr>
      <w:rFonts w:cs="Gautami"/>
    </w:rPr>
  </w:style>
  <w:style w:type="paragraph" w:customStyle="1" w:styleId="D9643BF6E4B142ED94D10F96E9F63685">
    <w:name w:val="D9643BF6E4B142ED94D10F96E9F63685"/>
    <w:rsid w:val="00E0776D"/>
    <w:rPr>
      <w:rFonts w:cs="Gautami"/>
    </w:rPr>
  </w:style>
  <w:style w:type="paragraph" w:customStyle="1" w:styleId="47455B3A900142FA84EFC853865296F4">
    <w:name w:val="47455B3A900142FA84EFC853865296F4"/>
    <w:rsid w:val="00E0776D"/>
    <w:rPr>
      <w:rFonts w:cs="Gautami"/>
    </w:rPr>
  </w:style>
  <w:style w:type="paragraph" w:customStyle="1" w:styleId="EFE8C0B6A0CE4052B17222779666264F">
    <w:name w:val="EFE8C0B6A0CE4052B17222779666264F"/>
    <w:rsid w:val="00E0776D"/>
    <w:rPr>
      <w:rFonts w:cs="Gautami"/>
    </w:rPr>
  </w:style>
  <w:style w:type="paragraph" w:customStyle="1" w:styleId="CC48414AA7CF462F91D2A95A40E65387">
    <w:name w:val="CC48414AA7CF462F91D2A95A40E65387"/>
    <w:rsid w:val="00E0776D"/>
    <w:rPr>
      <w:rFonts w:cs="Gautami"/>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Gautam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DED1B6E5274079BF99F20846DB1175">
    <w:name w:val="1DDED1B6E5274079BF99F20846DB1175"/>
    <w:rsid w:val="00E0776D"/>
    <w:rPr>
      <w:rFonts w:cs="Gautami"/>
    </w:rPr>
  </w:style>
  <w:style w:type="paragraph" w:customStyle="1" w:styleId="D9643BF6E4B142ED94D10F96E9F63685">
    <w:name w:val="D9643BF6E4B142ED94D10F96E9F63685"/>
    <w:rsid w:val="00E0776D"/>
    <w:rPr>
      <w:rFonts w:cs="Gautami"/>
    </w:rPr>
  </w:style>
  <w:style w:type="paragraph" w:customStyle="1" w:styleId="47455B3A900142FA84EFC853865296F4">
    <w:name w:val="47455B3A900142FA84EFC853865296F4"/>
    <w:rsid w:val="00E0776D"/>
    <w:rPr>
      <w:rFonts w:cs="Gautami"/>
    </w:rPr>
  </w:style>
  <w:style w:type="paragraph" w:customStyle="1" w:styleId="EFE8C0B6A0CE4052B17222779666264F">
    <w:name w:val="EFE8C0B6A0CE4052B17222779666264F"/>
    <w:rsid w:val="00E0776D"/>
    <w:rPr>
      <w:rFonts w:cs="Gautami"/>
    </w:rPr>
  </w:style>
  <w:style w:type="paragraph" w:customStyle="1" w:styleId="CC48414AA7CF462F91D2A95A40E65387">
    <w:name w:val="CC48414AA7CF462F91D2A95A40E65387"/>
    <w:rsid w:val="00E0776D"/>
    <w:rPr>
      <w:rFonts w:cs="Gautami"/>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2019-05-31T00:00:00</PublishDate>
  <Abstract>Importance of using the IOT in day to day life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9030D8-55B3-4A57-93A9-8E591FEE5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32</Pages>
  <Words>2500</Words>
  <Characters>14255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HEALTH MONITORING</dc:title>
  <dc:subject>~IOT</dc:subject>
  <dc:creator>BEGINNERS</dc:creator>
  <cp:lastModifiedBy>User</cp:lastModifiedBy>
  <cp:revision>5</cp:revision>
  <dcterms:created xsi:type="dcterms:W3CDTF">2019-05-27T08:49:00Z</dcterms:created>
  <dcterms:modified xsi:type="dcterms:W3CDTF">2019-05-31T05:33:00Z</dcterms:modified>
</cp:coreProperties>
</file>